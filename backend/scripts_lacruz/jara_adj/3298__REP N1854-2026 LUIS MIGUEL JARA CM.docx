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FCB8" w14:textId="77777777" w:rsidR="00596D54" w:rsidRPr="004928D1" w:rsidRDefault="00596D54" w:rsidP="004928D1">
      <w:pPr>
        <w:jc w:val="center"/>
        <w:rPr>
          <w:rFonts w:ascii="Palatino Linotype" w:hAnsi="Palatino Linotype" w:cs="Arial"/>
          <w:b/>
          <w:spacing w:val="20"/>
          <w:position w:val="2"/>
          <w:sz w:val="26"/>
          <w:szCs w:val="26"/>
          <w:lang w:val="es-ES"/>
        </w:rPr>
      </w:pPr>
    </w:p>
    <w:p w14:paraId="3A67CDC6" w14:textId="77777777" w:rsidR="002B14E4" w:rsidRPr="004928D1" w:rsidRDefault="002B14E4" w:rsidP="004928D1">
      <w:pPr>
        <w:jc w:val="center"/>
        <w:rPr>
          <w:rFonts w:ascii="Palatino Linotype" w:hAnsi="Palatino Linotype" w:cs="Arial"/>
          <w:b/>
          <w:spacing w:val="20"/>
          <w:position w:val="2"/>
          <w:sz w:val="26"/>
          <w:szCs w:val="26"/>
          <w:lang w:val="es-ES"/>
        </w:rPr>
      </w:pPr>
    </w:p>
    <w:p w14:paraId="1A1D0188"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_tradnl" w:eastAsia="es-ES"/>
        </w:rPr>
      </w:pPr>
      <w:bookmarkStart w:id="0" w:name="_Hlk202254110"/>
      <w:bookmarkStart w:id="1" w:name="_Hlk531855702"/>
      <w:bookmarkStart w:id="2" w:name="OLE_LINK8"/>
      <w:bookmarkStart w:id="3" w:name="OLE_LINK9"/>
      <w:bookmarkStart w:id="4" w:name="_Hlk129166413"/>
      <w:bookmarkStart w:id="5" w:name="_Hlk128477568"/>
      <w:bookmarkStart w:id="6" w:name="_Hlk128039368"/>
      <w:bookmarkStart w:id="7" w:name="_Hlk128582383"/>
      <w:bookmarkStart w:id="8" w:name="_Hlk205299264"/>
      <w:r w:rsidRPr="00832464">
        <w:rPr>
          <w:rFonts w:ascii="Palatino Linotype" w:eastAsia="Times New Roman" w:hAnsi="Palatino Linotype"/>
          <w:b/>
          <w:snapToGrid w:val="0"/>
          <w:spacing w:val="20"/>
          <w:sz w:val="26"/>
          <w:szCs w:val="26"/>
          <w:lang w:val="es-ES_tradnl" w:eastAsia="es-ES"/>
        </w:rPr>
        <w:t>CONTRATO DE COMPRAVENTA CON SUBSIDIO HABITACIONAL DS 19</w:t>
      </w:r>
    </w:p>
    <w:p w14:paraId="65D08E47"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_tradnl" w:eastAsia="es-ES"/>
        </w:rPr>
      </w:pPr>
      <w:r w:rsidRPr="00832464">
        <w:rPr>
          <w:rFonts w:ascii="Palatino Linotype" w:eastAsia="Times New Roman" w:hAnsi="Palatino Linotype"/>
          <w:b/>
          <w:snapToGrid w:val="0"/>
          <w:spacing w:val="20"/>
          <w:sz w:val="26"/>
          <w:szCs w:val="26"/>
          <w:lang w:val="es-ES_tradnl" w:eastAsia="es-ES"/>
        </w:rPr>
        <w:t>Y</w:t>
      </w:r>
    </w:p>
    <w:p w14:paraId="0CEF2BC3"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_tradnl" w:eastAsia="es-ES"/>
        </w:rPr>
      </w:pPr>
      <w:r w:rsidRPr="00832464">
        <w:rPr>
          <w:rFonts w:ascii="Palatino Linotype" w:eastAsia="Times New Roman" w:hAnsi="Palatino Linotype"/>
          <w:b/>
          <w:snapToGrid w:val="0"/>
          <w:spacing w:val="20"/>
          <w:sz w:val="26"/>
          <w:szCs w:val="26"/>
          <w:lang w:val="es-ES_tradnl" w:eastAsia="es-ES"/>
        </w:rPr>
        <w:t>MUTUO HIPOTECARIO ENDOSABLE</w:t>
      </w:r>
    </w:p>
    <w:p w14:paraId="4E6E95E1"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_tradnl" w:eastAsia="es-ES"/>
        </w:rPr>
      </w:pPr>
    </w:p>
    <w:p w14:paraId="0378C1DE"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 w:eastAsia="es-ES"/>
        </w:rPr>
      </w:pPr>
      <w:r w:rsidRPr="00832464">
        <w:rPr>
          <w:rFonts w:ascii="Palatino Linotype" w:eastAsia="Times New Roman" w:hAnsi="Palatino Linotype"/>
          <w:b/>
          <w:snapToGrid w:val="0"/>
          <w:spacing w:val="20"/>
          <w:sz w:val="26"/>
          <w:szCs w:val="26"/>
          <w:lang w:val="es-ES" w:eastAsia="es-ES"/>
        </w:rPr>
        <w:t>BOETSCH S.A.</w:t>
      </w:r>
    </w:p>
    <w:p w14:paraId="4AB20F0E"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 w:eastAsia="es-ES"/>
        </w:rPr>
      </w:pPr>
      <w:r w:rsidRPr="00832464">
        <w:rPr>
          <w:rFonts w:ascii="Palatino Linotype" w:eastAsia="Times New Roman" w:hAnsi="Palatino Linotype"/>
          <w:b/>
          <w:snapToGrid w:val="0"/>
          <w:spacing w:val="20"/>
          <w:sz w:val="26"/>
          <w:szCs w:val="26"/>
          <w:lang w:val="es-ES" w:eastAsia="es-ES"/>
        </w:rPr>
        <w:t>A</w:t>
      </w:r>
    </w:p>
    <w:p w14:paraId="2BF868C6"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 w:eastAsia="es-ES"/>
        </w:rPr>
      </w:pPr>
      <w:r w:rsidRPr="00832464">
        <w:rPr>
          <w:rFonts w:ascii="Palatino Linotype" w:eastAsia="Times New Roman" w:hAnsi="Palatino Linotype"/>
          <w:b/>
          <w:snapToGrid w:val="0"/>
          <w:spacing w:val="20"/>
          <w:sz w:val="26"/>
          <w:szCs w:val="26"/>
          <w:lang w:val="es-ES" w:eastAsia="es-ES"/>
        </w:rPr>
        <w:t>LUIS MIGUEL JARA GONZÁLEZ</w:t>
      </w:r>
    </w:p>
    <w:p w14:paraId="73D841DA"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val="es-ES_tradnl" w:eastAsia="es-ES"/>
        </w:rPr>
      </w:pPr>
      <w:r w:rsidRPr="00832464">
        <w:rPr>
          <w:rFonts w:ascii="Palatino Linotype" w:eastAsia="Times New Roman" w:hAnsi="Palatino Linotype"/>
          <w:b/>
          <w:snapToGrid w:val="0"/>
          <w:spacing w:val="20"/>
          <w:sz w:val="26"/>
          <w:szCs w:val="26"/>
          <w:lang w:val="es-ES" w:eastAsia="es-ES"/>
        </w:rPr>
        <w:t>Y</w:t>
      </w:r>
    </w:p>
    <w:p w14:paraId="4A6344CD" w14:textId="77777777" w:rsidR="004928D1" w:rsidRPr="00832464" w:rsidRDefault="004928D1" w:rsidP="004928D1">
      <w:pPr>
        <w:keepNext/>
        <w:keepLines/>
        <w:widowControl w:val="0"/>
        <w:tabs>
          <w:tab w:val="left" w:pos="720"/>
          <w:tab w:val="center" w:pos="4513"/>
        </w:tabs>
        <w:suppressAutoHyphens/>
        <w:autoSpaceDE w:val="0"/>
        <w:autoSpaceDN w:val="0"/>
        <w:adjustRightInd w:val="0"/>
        <w:spacing w:before="160" w:after="80"/>
        <w:jc w:val="center"/>
        <w:outlineLvl w:val="2"/>
        <w:rPr>
          <w:rFonts w:ascii="Palatino Linotype" w:eastAsiaTheme="majorEastAsia" w:hAnsi="Palatino Linotype" w:cstheme="majorBidi"/>
          <w:b/>
          <w:snapToGrid w:val="0"/>
          <w:spacing w:val="20"/>
          <w:sz w:val="26"/>
          <w:szCs w:val="26"/>
          <w:lang w:val="es-ES_tradnl" w:eastAsia="es-ES"/>
        </w:rPr>
      </w:pPr>
      <w:r w:rsidRPr="00832464">
        <w:rPr>
          <w:rFonts w:ascii="Palatino Linotype" w:eastAsiaTheme="majorEastAsia" w:hAnsi="Palatino Linotype" w:cstheme="majorBidi"/>
          <w:b/>
          <w:snapToGrid w:val="0"/>
          <w:spacing w:val="20"/>
          <w:sz w:val="26"/>
          <w:szCs w:val="26"/>
          <w:lang w:val="es-ES_tradnl" w:eastAsia="es-ES"/>
        </w:rPr>
        <w:t>HIPOTECARIA CONCRECES S.A.</w:t>
      </w:r>
    </w:p>
    <w:p w14:paraId="5D534902"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eastAsia="es-ES"/>
        </w:rPr>
      </w:pPr>
      <w:r w:rsidRPr="00832464">
        <w:rPr>
          <w:rFonts w:ascii="Palatino Linotype" w:eastAsia="Times New Roman" w:hAnsi="Palatino Linotype"/>
          <w:b/>
          <w:snapToGrid w:val="0"/>
          <w:spacing w:val="20"/>
          <w:sz w:val="26"/>
          <w:szCs w:val="26"/>
          <w:lang w:eastAsia="es-ES"/>
        </w:rPr>
        <w:t>Y</w:t>
      </w:r>
    </w:p>
    <w:p w14:paraId="5F24B814" w14:textId="77777777" w:rsidR="004928D1" w:rsidRPr="00832464" w:rsidRDefault="004928D1" w:rsidP="004928D1">
      <w:pPr>
        <w:widowControl w:val="0"/>
        <w:tabs>
          <w:tab w:val="left" w:pos="720"/>
          <w:tab w:val="center" w:pos="4513"/>
        </w:tabs>
        <w:suppressAutoHyphens/>
        <w:autoSpaceDE w:val="0"/>
        <w:autoSpaceDN w:val="0"/>
        <w:adjustRightInd w:val="0"/>
        <w:jc w:val="center"/>
        <w:rPr>
          <w:rFonts w:ascii="Palatino Linotype" w:eastAsia="Times New Roman" w:hAnsi="Palatino Linotype"/>
          <w:b/>
          <w:snapToGrid w:val="0"/>
          <w:spacing w:val="20"/>
          <w:sz w:val="26"/>
          <w:szCs w:val="26"/>
          <w:lang w:eastAsia="es-ES"/>
        </w:rPr>
      </w:pPr>
      <w:r w:rsidRPr="00832464">
        <w:rPr>
          <w:rFonts w:ascii="Palatino Linotype" w:eastAsia="Times New Roman" w:hAnsi="Palatino Linotype"/>
          <w:b/>
          <w:snapToGrid w:val="0"/>
          <w:spacing w:val="20"/>
          <w:sz w:val="26"/>
          <w:szCs w:val="26"/>
          <w:lang w:eastAsia="es-ES"/>
        </w:rPr>
        <w:t>ALZAMIENTO BANCO DE CREDITO E INVERSIONES</w:t>
      </w:r>
    </w:p>
    <w:p w14:paraId="1EB6B5C1" w14:textId="77777777" w:rsidR="004928D1" w:rsidRPr="00832464" w:rsidRDefault="004928D1" w:rsidP="004928D1">
      <w:pPr>
        <w:widowControl w:val="0"/>
        <w:tabs>
          <w:tab w:val="left" w:pos="720"/>
          <w:tab w:val="center" w:pos="4513"/>
        </w:tabs>
        <w:suppressAutoHyphens/>
        <w:autoSpaceDE w:val="0"/>
        <w:autoSpaceDN w:val="0"/>
        <w:adjustRightInd w:val="0"/>
        <w:jc w:val="both"/>
        <w:rPr>
          <w:rFonts w:ascii="Palatino Linotype" w:eastAsia="Times New Roman" w:hAnsi="Palatino Linotype"/>
          <w:bCs/>
          <w:snapToGrid w:val="0"/>
          <w:spacing w:val="20"/>
          <w:sz w:val="26"/>
          <w:szCs w:val="26"/>
          <w:lang w:eastAsia="es-ES"/>
        </w:rPr>
      </w:pPr>
    </w:p>
    <w:p w14:paraId="1E637740" w14:textId="5C805B08" w:rsidR="00BC2EA9" w:rsidRPr="004928D1" w:rsidRDefault="00BC2EA9" w:rsidP="004928D1">
      <w:pPr>
        <w:jc w:val="center"/>
        <w:rPr>
          <w:rFonts w:ascii="Palatino Linotype" w:hAnsi="Palatino Linotype" w:cs="Arial"/>
          <w:b/>
          <w:bCs/>
          <w:spacing w:val="20"/>
          <w:position w:val="2"/>
          <w:sz w:val="26"/>
          <w:szCs w:val="26"/>
        </w:rPr>
      </w:pPr>
    </w:p>
    <w:p w14:paraId="4F221CE1" w14:textId="145EBB8A" w:rsidR="007C3084" w:rsidRPr="004928D1" w:rsidRDefault="00BC2EA9" w:rsidP="004928D1">
      <w:pPr>
        <w:jc w:val="both"/>
        <w:rPr>
          <w:rFonts w:ascii="Palatino Linotype" w:hAnsi="Palatino Linotype" w:cs="Arial"/>
          <w:b/>
          <w:bCs/>
          <w:spacing w:val="20"/>
          <w:position w:val="2"/>
          <w:sz w:val="26"/>
          <w:szCs w:val="26"/>
          <w:lang w:val="es-ES"/>
        </w:rPr>
      </w:pPr>
      <w:r w:rsidRPr="004928D1">
        <w:rPr>
          <w:rFonts w:ascii="Palatino Linotype" w:hAnsi="Palatino Linotype" w:cs="Arial"/>
          <w:b/>
          <w:bCs/>
          <w:spacing w:val="20"/>
          <w:position w:val="2"/>
          <w:sz w:val="26"/>
          <w:szCs w:val="26"/>
          <w:lang w:val="es-ES"/>
        </w:rPr>
        <w:t xml:space="preserve"> </w:t>
      </w:r>
    </w:p>
    <w:p w14:paraId="0D5EFD0A" w14:textId="5FD024D6" w:rsidR="00FE4522" w:rsidRPr="004928D1" w:rsidRDefault="00FE4522" w:rsidP="004928D1">
      <w:pPr>
        <w:jc w:val="both"/>
        <w:rPr>
          <w:rFonts w:ascii="Palatino Linotype" w:hAnsi="Palatino Linotype" w:cs="Arial"/>
          <w:b/>
          <w:bCs/>
          <w:spacing w:val="20"/>
          <w:position w:val="2"/>
          <w:sz w:val="26"/>
          <w:szCs w:val="26"/>
          <w:lang w:val="es-ES"/>
        </w:rPr>
      </w:pPr>
      <w:r w:rsidRPr="004928D1">
        <w:rPr>
          <w:rFonts w:ascii="Palatino Linotype" w:hAnsi="Palatino Linotype" w:cs="Arial"/>
          <w:b/>
          <w:bCs/>
          <w:spacing w:val="20"/>
          <w:position w:val="2"/>
          <w:sz w:val="26"/>
          <w:szCs w:val="26"/>
          <w:lang w:val="es-ES"/>
        </w:rPr>
        <w:t>*************************************************************</w:t>
      </w:r>
    </w:p>
    <w:bookmarkEnd w:id="0"/>
    <w:bookmarkEnd w:id="1"/>
    <w:bookmarkEnd w:id="2"/>
    <w:bookmarkEnd w:id="3"/>
    <w:bookmarkEnd w:id="4"/>
    <w:bookmarkEnd w:id="5"/>
    <w:bookmarkEnd w:id="6"/>
    <w:bookmarkEnd w:id="7"/>
    <w:bookmarkEnd w:id="8"/>
    <w:p w14:paraId="59293A32" w14:textId="1081A943" w:rsidR="00FE4522" w:rsidRDefault="00A317F9" w:rsidP="00974008">
      <w:pPr>
        <w:widowControl w:val="0"/>
        <w:tabs>
          <w:tab w:val="left" w:pos="720"/>
          <w:tab w:val="center" w:pos="4513"/>
        </w:tabs>
        <w:suppressAutoHyphens/>
        <w:autoSpaceDE w:val="0"/>
        <w:autoSpaceDN w:val="0"/>
        <w:adjustRightInd w:val="0"/>
        <w:jc w:val="both"/>
        <w:rPr>
          <w:rFonts w:ascii="Palatino Linotype" w:hAnsi="Palatino Linotype" w:cs="Arial"/>
          <w:b/>
          <w:spacing w:val="20"/>
          <w:position w:val="2"/>
          <w:sz w:val="26"/>
          <w:szCs w:val="26"/>
        </w:rPr>
      </w:pPr>
      <w:r w:rsidRPr="004928D1">
        <w:rPr>
          <w:rFonts w:ascii="Palatino Linotype" w:hAnsi="Palatino Linotype" w:cs="Arial"/>
          <w:b/>
          <w:bCs/>
          <w:spacing w:val="20"/>
          <w:position w:val="2"/>
          <w:sz w:val="26"/>
          <w:szCs w:val="26"/>
        </w:rPr>
        <w:t>Repertorio N°</w:t>
      </w:r>
      <w:r w:rsidR="00F761DC">
        <w:rPr>
          <w:rFonts w:ascii="Palatino Linotype" w:hAnsi="Palatino Linotype" w:cs="Arial"/>
          <w:b/>
          <w:bCs/>
          <w:spacing w:val="20"/>
          <w:position w:val="2"/>
          <w:sz w:val="26"/>
          <w:szCs w:val="26"/>
        </w:rPr>
        <w:t>1854</w:t>
      </w:r>
      <w:r w:rsidRPr="004928D1">
        <w:rPr>
          <w:rFonts w:ascii="Palatino Linotype" w:hAnsi="Palatino Linotype" w:cs="Arial"/>
          <w:b/>
          <w:bCs/>
          <w:spacing w:val="20"/>
          <w:position w:val="2"/>
          <w:sz w:val="26"/>
          <w:szCs w:val="26"/>
        </w:rPr>
        <w:t>-2026</w:t>
      </w:r>
      <w:r w:rsidRPr="004928D1">
        <w:rPr>
          <w:rFonts w:ascii="Palatino Linotype" w:hAnsi="Palatino Linotype" w:cs="Arial"/>
          <w:bCs/>
          <w:spacing w:val="20"/>
          <w:position w:val="2"/>
          <w:sz w:val="26"/>
          <w:szCs w:val="26"/>
        </w:rPr>
        <w:t xml:space="preserve">.- </w:t>
      </w:r>
      <w:r w:rsidRPr="004928D1">
        <w:rPr>
          <w:rFonts w:ascii="Palatino Linotype" w:hAnsi="Palatino Linotype" w:cs="Arial"/>
          <w:spacing w:val="20"/>
          <w:position w:val="2"/>
          <w:sz w:val="26"/>
          <w:szCs w:val="26"/>
        </w:rPr>
        <w:t xml:space="preserve">En Osorno, República de Chile, a </w:t>
      </w:r>
      <w:r w:rsidR="00E02990" w:rsidRPr="004928D1">
        <w:rPr>
          <w:rFonts w:ascii="Palatino Linotype" w:hAnsi="Palatino Linotype" w:cs="Arial"/>
          <w:spacing w:val="20"/>
          <w:position w:val="2"/>
          <w:sz w:val="26"/>
          <w:szCs w:val="26"/>
        </w:rPr>
        <w:t>veint</w:t>
      </w:r>
      <w:r w:rsidR="004928D1">
        <w:rPr>
          <w:rFonts w:ascii="Palatino Linotype" w:hAnsi="Palatino Linotype" w:cs="Arial"/>
          <w:spacing w:val="20"/>
          <w:position w:val="2"/>
          <w:sz w:val="26"/>
          <w:szCs w:val="26"/>
        </w:rPr>
        <w:t xml:space="preserve">inueve </w:t>
      </w:r>
      <w:r w:rsidRPr="004928D1">
        <w:rPr>
          <w:rFonts w:ascii="Palatino Linotype" w:hAnsi="Palatino Linotype" w:cs="Arial"/>
          <w:spacing w:val="20"/>
          <w:position w:val="2"/>
          <w:sz w:val="26"/>
          <w:szCs w:val="26"/>
        </w:rPr>
        <w:t xml:space="preserve">de </w:t>
      </w:r>
      <w:r w:rsidR="00E02990" w:rsidRPr="004928D1">
        <w:rPr>
          <w:rFonts w:ascii="Palatino Linotype" w:hAnsi="Palatino Linotype" w:cs="Arial"/>
          <w:spacing w:val="20"/>
          <w:position w:val="2"/>
          <w:sz w:val="26"/>
          <w:szCs w:val="26"/>
        </w:rPr>
        <w:t xml:space="preserve">julio </w:t>
      </w:r>
      <w:r w:rsidRPr="004928D1">
        <w:rPr>
          <w:rFonts w:ascii="Palatino Linotype" w:hAnsi="Palatino Linotype" w:cs="Arial"/>
          <w:spacing w:val="20"/>
          <w:position w:val="2"/>
          <w:sz w:val="26"/>
          <w:szCs w:val="26"/>
        </w:rPr>
        <w:t xml:space="preserve">del año dos mil veintiséis, ante mí, </w:t>
      </w:r>
      <w:r w:rsidRPr="004928D1">
        <w:rPr>
          <w:rFonts w:ascii="Palatino Linotype" w:hAnsi="Palatino Linotype" w:cs="Arial"/>
          <w:b/>
          <w:bCs/>
          <w:spacing w:val="20"/>
          <w:position w:val="2"/>
          <w:sz w:val="26"/>
          <w:szCs w:val="26"/>
        </w:rPr>
        <w:t>SEBASTIÁN SADÁ AZNAR</w:t>
      </w:r>
      <w:r w:rsidRPr="004928D1">
        <w:rPr>
          <w:rFonts w:ascii="Palatino Linotype" w:hAnsi="Palatino Linotype" w:cs="Arial"/>
          <w:bCs/>
          <w:spacing w:val="20"/>
          <w:position w:val="2"/>
          <w:sz w:val="26"/>
          <w:szCs w:val="26"/>
        </w:rPr>
        <w:t xml:space="preserve">, </w:t>
      </w:r>
      <w:r w:rsidRPr="004928D1">
        <w:rPr>
          <w:rFonts w:ascii="Palatino Linotype" w:hAnsi="Palatino Linotype" w:cs="Arial"/>
          <w:spacing w:val="20"/>
          <w:position w:val="2"/>
          <w:sz w:val="26"/>
          <w:szCs w:val="26"/>
        </w:rPr>
        <w:t xml:space="preserve">Abogado, Notario Público Titular de la Primera Notaría de Osorno, con oficio en calle Manuel Antonio Matta número seiscientos ochenta; </w:t>
      </w:r>
      <w:r w:rsidRPr="004928D1">
        <w:rPr>
          <w:rFonts w:ascii="Palatino Linotype" w:hAnsi="Palatino Linotype" w:cs="Arial"/>
          <w:b/>
          <w:bCs/>
          <w:spacing w:val="20"/>
          <w:position w:val="2"/>
          <w:sz w:val="26"/>
          <w:szCs w:val="26"/>
        </w:rPr>
        <w:t>COMPARECEN</w:t>
      </w:r>
      <w:r w:rsidRPr="004928D1">
        <w:rPr>
          <w:rFonts w:ascii="Palatino Linotype" w:hAnsi="Palatino Linotype" w:cs="Arial"/>
          <w:spacing w:val="20"/>
          <w:position w:val="2"/>
          <w:sz w:val="26"/>
          <w:szCs w:val="26"/>
        </w:rPr>
        <w:t xml:space="preserve">: </w:t>
      </w:r>
      <w:bookmarkStart w:id="9" w:name="_Hlk184210695"/>
      <w:bookmarkStart w:id="10" w:name="_Hlk183539203"/>
      <w:r w:rsidR="004928D1" w:rsidRPr="004928D1">
        <w:rPr>
          <w:rFonts w:ascii="Palatino Linotype" w:eastAsia="Times New Roman" w:hAnsi="Palatino Linotype"/>
          <w:b/>
          <w:bCs/>
          <w:snapToGrid w:val="0"/>
          <w:spacing w:val="20"/>
          <w:sz w:val="26"/>
          <w:szCs w:val="26"/>
          <w:u w:val="single"/>
          <w:lang w:val="es-ES_tradnl" w:eastAsia="es-ES"/>
        </w:rPr>
        <w:t>BOETSCH S.A.</w:t>
      </w:r>
      <w:r w:rsidR="004928D1" w:rsidRPr="004928D1">
        <w:rPr>
          <w:rFonts w:ascii="Palatino Linotype" w:eastAsia="Times New Roman" w:hAnsi="Palatino Linotype"/>
          <w:bCs/>
          <w:snapToGrid w:val="0"/>
          <w:spacing w:val="20"/>
          <w:sz w:val="26"/>
          <w:szCs w:val="26"/>
          <w:lang w:val="es-ES_tradnl" w:eastAsia="es-ES"/>
        </w:rPr>
        <w:t xml:space="preserve">, persona jurídica del giro de su denominación, Rol Único Tributario número </w:t>
      </w:r>
      <w:r w:rsidR="004928D1">
        <w:rPr>
          <w:rFonts w:ascii="Palatino Linotype" w:eastAsia="Times New Roman" w:hAnsi="Palatino Linotype"/>
          <w:bCs/>
          <w:snapToGrid w:val="0"/>
          <w:spacing w:val="20"/>
          <w:sz w:val="26"/>
          <w:szCs w:val="26"/>
          <w:lang w:val="es-ES_tradnl" w:eastAsia="es-ES"/>
        </w:rPr>
        <w:t>ochenta y ocho millones ciento veintisiete mil ochocientos guion seis</w:t>
      </w:r>
      <w:r w:rsidR="004928D1" w:rsidRPr="004928D1">
        <w:rPr>
          <w:rFonts w:ascii="Palatino Linotype" w:eastAsia="Yu Mincho" w:hAnsi="Palatino Linotype"/>
          <w:bCs/>
          <w:snapToGrid w:val="0"/>
          <w:spacing w:val="20"/>
          <w:sz w:val="26"/>
          <w:szCs w:val="26"/>
          <w:lang w:val="es-ES_tradnl" w:eastAsia="es-ES"/>
        </w:rPr>
        <w:t xml:space="preserve">, representada, según se acreditará, por </w:t>
      </w:r>
      <w:r w:rsidR="004928D1" w:rsidRPr="004928D1">
        <w:rPr>
          <w:rFonts w:ascii="Palatino Linotype" w:eastAsia="Yu Mincho" w:hAnsi="Palatino Linotype"/>
          <w:bCs/>
          <w:snapToGrid w:val="0"/>
          <w:spacing w:val="20"/>
          <w:sz w:val="26"/>
          <w:szCs w:val="26"/>
          <w:highlight w:val="yellow"/>
          <w:lang w:val="es-ES_tradnl" w:eastAsia="es-ES"/>
        </w:rPr>
        <w:t>don</w:t>
      </w:r>
      <w:r w:rsidR="004928D1" w:rsidRPr="004928D1">
        <w:rPr>
          <w:rFonts w:ascii="Palatino Linotype" w:eastAsia="Yu Mincho" w:hAnsi="Palatino Linotype"/>
          <w:b/>
          <w:bCs/>
          <w:snapToGrid w:val="0"/>
          <w:spacing w:val="20"/>
          <w:sz w:val="26"/>
          <w:szCs w:val="26"/>
          <w:highlight w:val="yellow"/>
          <w:lang w:val="es-ES_tradnl" w:eastAsia="es-ES"/>
        </w:rPr>
        <w:t xml:space="preserve"> SEBASTIÁN BOETSCH ÁLAMOS</w:t>
      </w:r>
      <w:r w:rsidR="004928D1" w:rsidRPr="004928D1">
        <w:rPr>
          <w:rFonts w:ascii="Palatino Linotype" w:eastAsia="Yu Mincho" w:hAnsi="Palatino Linotype"/>
          <w:bCs/>
          <w:snapToGrid w:val="0"/>
          <w:spacing w:val="20"/>
          <w:sz w:val="26"/>
          <w:szCs w:val="26"/>
          <w:highlight w:val="yellow"/>
          <w:lang w:val="es-ES_tradnl" w:eastAsia="es-ES"/>
        </w:rPr>
        <w:t xml:space="preserve">, chileno, casado, constructor civil, cédula de identidad número </w:t>
      </w:r>
      <w:r w:rsidR="004928D1">
        <w:rPr>
          <w:rFonts w:ascii="Palatino Linotype" w:eastAsia="Yu Mincho" w:hAnsi="Palatino Linotype"/>
          <w:bCs/>
          <w:snapToGrid w:val="0"/>
          <w:spacing w:val="20"/>
          <w:sz w:val="26"/>
          <w:szCs w:val="26"/>
          <w:highlight w:val="yellow"/>
          <w:lang w:val="es-ES_tradnl" w:eastAsia="es-ES"/>
        </w:rPr>
        <w:t xml:space="preserve">diez millones novecientos sesenta y </w:t>
      </w:r>
      <w:r w:rsidR="004928D1">
        <w:rPr>
          <w:rFonts w:ascii="Palatino Linotype" w:eastAsia="Yu Mincho" w:hAnsi="Palatino Linotype"/>
          <w:bCs/>
          <w:snapToGrid w:val="0"/>
          <w:spacing w:val="20"/>
          <w:sz w:val="26"/>
          <w:szCs w:val="26"/>
          <w:highlight w:val="yellow"/>
          <w:lang w:val="es-ES_tradnl" w:eastAsia="es-ES"/>
        </w:rPr>
        <w:lastRenderedPageBreak/>
        <w:t>nueve mil trescientos treinta y cinco guion nueve</w:t>
      </w:r>
      <w:r w:rsidR="004928D1" w:rsidRPr="004928D1">
        <w:rPr>
          <w:rFonts w:ascii="Palatino Linotype" w:eastAsia="Yu Mincho" w:hAnsi="Palatino Linotype"/>
          <w:bCs/>
          <w:snapToGrid w:val="0"/>
          <w:spacing w:val="20"/>
          <w:sz w:val="26"/>
          <w:szCs w:val="26"/>
          <w:lang w:val="es-ES_tradnl" w:eastAsia="es-ES"/>
        </w:rPr>
        <w:t xml:space="preserve">, ambos domiciliados en calle </w:t>
      </w:r>
      <w:proofErr w:type="spellStart"/>
      <w:r w:rsidR="004928D1" w:rsidRPr="004928D1">
        <w:rPr>
          <w:rFonts w:ascii="Palatino Linotype" w:eastAsia="Yu Mincho" w:hAnsi="Palatino Linotype"/>
          <w:bCs/>
          <w:snapToGrid w:val="0"/>
          <w:spacing w:val="20"/>
          <w:sz w:val="26"/>
          <w:szCs w:val="26"/>
          <w:lang w:val="es-ES_tradnl" w:eastAsia="es-ES"/>
        </w:rPr>
        <w:t>Coyancura</w:t>
      </w:r>
      <w:proofErr w:type="spellEnd"/>
      <w:r w:rsidR="004928D1" w:rsidRPr="004928D1">
        <w:rPr>
          <w:rFonts w:ascii="Palatino Linotype" w:eastAsia="Yu Mincho" w:hAnsi="Palatino Linotype"/>
          <w:bCs/>
          <w:snapToGrid w:val="0"/>
          <w:spacing w:val="20"/>
          <w:sz w:val="26"/>
          <w:szCs w:val="26"/>
          <w:lang w:val="es-ES_tradnl" w:eastAsia="es-ES"/>
        </w:rPr>
        <w:t xml:space="preserve"> número</w:t>
      </w:r>
      <w:r w:rsidR="004928D1">
        <w:rPr>
          <w:rFonts w:ascii="Palatino Linotype" w:eastAsia="Yu Mincho" w:hAnsi="Palatino Linotype"/>
          <w:bCs/>
          <w:snapToGrid w:val="0"/>
          <w:spacing w:val="20"/>
          <w:sz w:val="26"/>
          <w:szCs w:val="26"/>
          <w:lang w:val="es-ES_tradnl" w:eastAsia="es-ES"/>
        </w:rPr>
        <w:t xml:space="preserve"> dos mil doscientos ochenta y tres</w:t>
      </w:r>
      <w:r w:rsidR="004928D1" w:rsidRPr="004928D1">
        <w:rPr>
          <w:rFonts w:ascii="Palatino Linotype" w:eastAsia="Yu Mincho" w:hAnsi="Palatino Linotype"/>
          <w:bCs/>
          <w:snapToGrid w:val="0"/>
          <w:spacing w:val="20"/>
          <w:sz w:val="26"/>
          <w:szCs w:val="26"/>
          <w:lang w:val="es-ES_tradnl" w:eastAsia="es-ES"/>
        </w:rPr>
        <w:t xml:space="preserve">, oficina </w:t>
      </w:r>
      <w:r w:rsidR="004928D1">
        <w:rPr>
          <w:rFonts w:ascii="Palatino Linotype" w:eastAsia="Yu Mincho" w:hAnsi="Palatino Linotype"/>
          <w:bCs/>
          <w:snapToGrid w:val="0"/>
          <w:spacing w:val="20"/>
          <w:sz w:val="26"/>
          <w:szCs w:val="26"/>
          <w:lang w:val="es-ES_tradnl" w:eastAsia="es-ES"/>
        </w:rPr>
        <w:t>seiscientos uno</w:t>
      </w:r>
      <w:r w:rsidR="004928D1" w:rsidRPr="004928D1">
        <w:rPr>
          <w:rFonts w:ascii="Palatino Linotype" w:eastAsia="Yu Mincho" w:hAnsi="Palatino Linotype"/>
          <w:bCs/>
          <w:snapToGrid w:val="0"/>
          <w:spacing w:val="20"/>
          <w:sz w:val="26"/>
          <w:szCs w:val="26"/>
          <w:lang w:val="es-ES_tradnl" w:eastAsia="es-ES"/>
        </w:rPr>
        <w:t xml:space="preserve">, piso </w:t>
      </w:r>
      <w:r w:rsidR="004928D1">
        <w:rPr>
          <w:rFonts w:ascii="Palatino Linotype" w:eastAsia="Yu Mincho" w:hAnsi="Palatino Linotype"/>
          <w:bCs/>
          <w:snapToGrid w:val="0"/>
          <w:spacing w:val="20"/>
          <w:sz w:val="26"/>
          <w:szCs w:val="26"/>
          <w:lang w:val="es-ES_tradnl" w:eastAsia="es-ES"/>
        </w:rPr>
        <w:t>seis</w:t>
      </w:r>
      <w:r w:rsidR="004928D1" w:rsidRPr="004928D1">
        <w:rPr>
          <w:rFonts w:ascii="Palatino Linotype" w:eastAsia="Yu Mincho" w:hAnsi="Palatino Linotype"/>
          <w:bCs/>
          <w:snapToGrid w:val="0"/>
          <w:spacing w:val="20"/>
          <w:sz w:val="26"/>
          <w:szCs w:val="26"/>
          <w:lang w:val="es-ES_tradnl" w:eastAsia="es-ES"/>
        </w:rPr>
        <w:t>, comuna de Providencia, Región Metropolitana</w:t>
      </w:r>
      <w:r w:rsidR="004928D1" w:rsidRPr="004928D1">
        <w:rPr>
          <w:rFonts w:ascii="Palatino Linotype" w:eastAsia="Times New Roman" w:hAnsi="Palatino Linotype"/>
          <w:bCs/>
          <w:snapToGrid w:val="0"/>
          <w:spacing w:val="20"/>
          <w:sz w:val="26"/>
          <w:szCs w:val="26"/>
          <w:lang w:val="es-ES_tradnl" w:eastAsia="es-ES"/>
        </w:rPr>
        <w:t>, y de paso en ésta,</w:t>
      </w:r>
      <w:r w:rsidR="004928D1" w:rsidRPr="004928D1">
        <w:rPr>
          <w:rFonts w:ascii="Palatino Linotype" w:eastAsia="Times New Roman" w:hAnsi="Palatino Linotype"/>
          <w:bCs/>
          <w:snapToGrid w:val="0"/>
          <w:spacing w:val="20"/>
          <w:sz w:val="26"/>
          <w:szCs w:val="26"/>
          <w:lang w:eastAsia="es-ES"/>
        </w:rPr>
        <w:t xml:space="preserve"> en adelante t</w:t>
      </w:r>
      <w:r w:rsidR="004928D1" w:rsidRPr="004928D1">
        <w:rPr>
          <w:rFonts w:ascii="Palatino Linotype" w:eastAsia="Times New Roman" w:hAnsi="Palatino Linotype"/>
          <w:bCs/>
          <w:snapToGrid w:val="0"/>
          <w:color w:val="000000" w:themeColor="text1"/>
          <w:spacing w:val="20"/>
          <w:sz w:val="26"/>
          <w:szCs w:val="26"/>
          <w:lang w:eastAsia="es-ES"/>
        </w:rPr>
        <w:t xml:space="preserve">ambién </w:t>
      </w:r>
      <w:r w:rsidR="004928D1" w:rsidRPr="004928D1">
        <w:rPr>
          <w:rFonts w:ascii="Palatino Linotype" w:eastAsia="Times New Roman" w:hAnsi="Palatino Linotype"/>
          <w:b/>
          <w:bCs/>
          <w:snapToGrid w:val="0"/>
          <w:color w:val="000000" w:themeColor="text1"/>
          <w:spacing w:val="20"/>
          <w:sz w:val="26"/>
          <w:szCs w:val="26"/>
          <w:lang w:eastAsia="es-ES"/>
        </w:rPr>
        <w:t>"LA VENDEDORA" y/o "LA INMOBILIARIA"</w:t>
      </w:r>
      <w:r w:rsidR="004928D1" w:rsidRPr="004928D1">
        <w:rPr>
          <w:rFonts w:ascii="Palatino Linotype" w:eastAsia="Times New Roman" w:hAnsi="Palatino Linotype"/>
          <w:bCs/>
          <w:snapToGrid w:val="0"/>
          <w:color w:val="000000" w:themeColor="text1"/>
          <w:spacing w:val="20"/>
          <w:sz w:val="26"/>
          <w:szCs w:val="26"/>
          <w:lang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 w:eastAsia="es-ES"/>
        </w:rPr>
        <w:t xml:space="preserve">, chileno, soltero, ordeñador, cédula nacional de identidad número </w:t>
      </w:r>
      <w:r w:rsidR="004928D1">
        <w:rPr>
          <w:rFonts w:ascii="Palatino Linotype" w:eastAsia="Times New Roman" w:hAnsi="Palatino Linotype"/>
          <w:bCs/>
          <w:snapToGrid w:val="0"/>
          <w:spacing w:val="20"/>
          <w:sz w:val="26"/>
          <w:szCs w:val="26"/>
          <w:lang w:val="es-ES" w:eastAsia="es-ES"/>
        </w:rPr>
        <w:t>dieciséis millones trescientos treinta y ocho mil ciento veintiséis guion cinco</w:t>
      </w:r>
      <w:r w:rsidR="004928D1" w:rsidRPr="004928D1">
        <w:rPr>
          <w:rFonts w:ascii="Palatino Linotype" w:eastAsia="Times New Roman" w:hAnsi="Palatino Linotype"/>
          <w:bCs/>
          <w:snapToGrid w:val="0"/>
          <w:spacing w:val="20"/>
          <w:sz w:val="26"/>
          <w:szCs w:val="26"/>
          <w:lang w:val="es-ES" w:eastAsia="es-ES"/>
        </w:rPr>
        <w:t xml:space="preserve">, domiciliado en Pedro Montt </w:t>
      </w:r>
      <w:r w:rsidR="004928D1">
        <w:rPr>
          <w:rFonts w:ascii="Palatino Linotype" w:eastAsia="Times New Roman" w:hAnsi="Palatino Linotype"/>
          <w:bCs/>
          <w:snapToGrid w:val="0"/>
          <w:spacing w:val="20"/>
          <w:sz w:val="26"/>
          <w:szCs w:val="26"/>
          <w:lang w:val="es-ES" w:eastAsia="es-ES"/>
        </w:rPr>
        <w:t>número cuatrocientos treinta y seis</w:t>
      </w:r>
      <w:r w:rsidR="004928D1" w:rsidRPr="004928D1">
        <w:rPr>
          <w:rFonts w:ascii="Palatino Linotype" w:eastAsia="Times New Roman" w:hAnsi="Palatino Linotype"/>
          <w:bCs/>
          <w:snapToGrid w:val="0"/>
          <w:spacing w:val="20"/>
          <w:sz w:val="26"/>
          <w:szCs w:val="26"/>
          <w:lang w:val="es-ES" w:eastAsia="es-ES"/>
        </w:rPr>
        <w:t>, comuna de Purranque, Región de Los Lagos</w:t>
      </w:r>
      <w:r w:rsidR="004928D1" w:rsidRPr="004928D1">
        <w:rPr>
          <w:rFonts w:ascii="Palatino Linotype" w:eastAsia="Times New Roman" w:hAnsi="Palatino Linotype"/>
          <w:bCs/>
          <w:snapToGrid w:val="0"/>
          <w:spacing w:val="20"/>
          <w:sz w:val="26"/>
          <w:szCs w:val="26"/>
          <w:lang w:val="es-ES_tradnl" w:eastAsia="es-ES"/>
        </w:rPr>
        <w:t xml:space="preserve">, en adelante también el </w:t>
      </w:r>
      <w:r w:rsidR="004928D1" w:rsidRPr="004928D1">
        <w:rPr>
          <w:rFonts w:ascii="Palatino Linotype" w:eastAsia="Times New Roman" w:hAnsi="Palatino Linotype"/>
          <w:b/>
          <w:bCs/>
          <w:snapToGrid w:val="0"/>
          <w:spacing w:val="20"/>
          <w:sz w:val="26"/>
          <w:szCs w:val="26"/>
          <w:lang w:val="es-ES_tradnl" w:eastAsia="es-ES"/>
        </w:rPr>
        <w:t>"COMPRADOR" O LA "COMPRADORA", EL "DEUDOR"</w:t>
      </w:r>
      <w:r w:rsidR="004928D1" w:rsidRPr="004928D1">
        <w:rPr>
          <w:rFonts w:ascii="Palatino Linotype" w:eastAsia="Times New Roman" w:hAnsi="Palatino Linotype"/>
          <w:bCs/>
          <w:snapToGrid w:val="0"/>
          <w:spacing w:val="20"/>
          <w:sz w:val="26"/>
          <w:szCs w:val="26"/>
          <w:lang w:val="es-ES_tradnl" w:eastAsia="es-ES"/>
        </w:rPr>
        <w:t xml:space="preserve"> o el </w:t>
      </w:r>
      <w:r w:rsidR="004928D1" w:rsidRPr="004928D1">
        <w:rPr>
          <w:rFonts w:ascii="Palatino Linotype" w:eastAsia="Times New Roman" w:hAnsi="Palatino Linotype"/>
          <w:b/>
          <w:bCs/>
          <w:snapToGrid w:val="0"/>
          <w:spacing w:val="20"/>
          <w:sz w:val="26"/>
          <w:szCs w:val="26"/>
          <w:lang w:val="es-ES_tradnl" w:eastAsia="es-ES"/>
        </w:rPr>
        <w:t>"MUTUARIO", INDISTINTAMENTE;</w:t>
      </w:r>
      <w:r w:rsidR="004928D1" w:rsidRPr="004928D1">
        <w:rPr>
          <w:rFonts w:ascii="Palatino Linotype" w:eastAsia="Times New Roman" w:hAnsi="Palatino Linotype"/>
          <w:bCs/>
          <w:snapToGrid w:val="0"/>
          <w:spacing w:val="20"/>
          <w:sz w:val="26"/>
          <w:szCs w:val="26"/>
          <w:lang w:val="es-ES_tradnl" w:eastAsia="es-ES"/>
        </w:rPr>
        <w:t xml:space="preserve"> y doña</w:t>
      </w:r>
      <w:r w:rsidR="004928D1" w:rsidRPr="004928D1">
        <w:rPr>
          <w:rFonts w:ascii="Palatino Linotype" w:eastAsia="Times New Roman" w:hAnsi="Palatino Linotype"/>
          <w:bCs/>
          <w:snapToGrid w:val="0"/>
          <w:spacing w:val="20"/>
          <w:sz w:val="26"/>
          <w:szCs w:val="26"/>
          <w:lang w:val="es-MX" w:eastAsia="es-ES"/>
        </w:rPr>
        <w:t xml:space="preserve"> </w:t>
      </w:r>
      <w:r w:rsidR="004928D1" w:rsidRPr="004928D1">
        <w:rPr>
          <w:rFonts w:ascii="Palatino Linotype" w:eastAsia="Times New Roman" w:hAnsi="Palatino Linotype"/>
          <w:b/>
          <w:bCs/>
          <w:snapToGrid w:val="0"/>
          <w:spacing w:val="20"/>
          <w:sz w:val="26"/>
          <w:szCs w:val="26"/>
          <w:highlight w:val="yellow"/>
          <w:lang w:val="es-MX" w:eastAsia="es-ES"/>
        </w:rPr>
        <w:t xml:space="preserve">DANIELA VANESSA MENESES MEDINA, </w:t>
      </w:r>
      <w:r w:rsidR="004928D1" w:rsidRPr="004928D1">
        <w:rPr>
          <w:rFonts w:ascii="Palatino Linotype" w:eastAsia="Times New Roman" w:hAnsi="Palatino Linotype"/>
          <w:bCs/>
          <w:snapToGrid w:val="0"/>
          <w:spacing w:val="20"/>
          <w:sz w:val="26"/>
          <w:szCs w:val="26"/>
          <w:highlight w:val="yellow"/>
          <w:lang w:val="es-MX" w:eastAsia="es-ES"/>
        </w:rPr>
        <w:t>chilena, ingeniero comercial, casada, cédula nacional de identidad número dieciséis millones quinientos cuarenta y ocho mil doscientos sesenta guion tres,</w:t>
      </w:r>
      <w:r w:rsidR="004928D1" w:rsidRPr="004928D1">
        <w:rPr>
          <w:rFonts w:ascii="Palatino Linotype" w:eastAsia="Times New Roman" w:hAnsi="Palatino Linotype"/>
          <w:bCs/>
          <w:snapToGrid w:val="0"/>
          <w:spacing w:val="20"/>
          <w:sz w:val="26"/>
          <w:szCs w:val="26"/>
          <w:lang w:val="es-MX" w:eastAsia="es-ES"/>
        </w:rPr>
        <w:t xml:space="preserve"> en  nombre y representación de la sociedad</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sociedad administradora de mutuos hipotecarios endosables, rol único tributario número noventa y seis millones setecientos noventa y cinco mil quinientos diez </w:t>
      </w:r>
      <w:proofErr w:type="spellStart"/>
      <w:r w:rsidR="004928D1" w:rsidRPr="004928D1">
        <w:rPr>
          <w:rFonts w:ascii="Palatino Linotype" w:eastAsia="Times New Roman" w:hAnsi="Palatino Linotype"/>
          <w:bCs/>
          <w:snapToGrid w:val="0"/>
          <w:spacing w:val="20"/>
          <w:sz w:val="26"/>
          <w:szCs w:val="26"/>
          <w:lang w:val="es-ES_tradnl" w:eastAsia="es-ES"/>
        </w:rPr>
        <w:t>guión</w:t>
      </w:r>
      <w:proofErr w:type="spellEnd"/>
      <w:r w:rsidR="004928D1" w:rsidRPr="004928D1">
        <w:rPr>
          <w:rFonts w:ascii="Palatino Linotype" w:eastAsia="Times New Roman" w:hAnsi="Palatino Linotype"/>
          <w:bCs/>
          <w:snapToGrid w:val="0"/>
          <w:spacing w:val="20"/>
          <w:sz w:val="26"/>
          <w:szCs w:val="26"/>
          <w:lang w:val="es-ES_tradnl" w:eastAsia="es-ES"/>
        </w:rPr>
        <w:t xml:space="preserve"> ocho, ambos domiciliados en Avenida Alonso de Córdova número cinco mil trescientos veinte, piso cinco, comuna de Las Condes, Región Metropolitana, y de paso en esta, en adelante también el </w:t>
      </w:r>
      <w:r w:rsidR="004928D1" w:rsidRPr="004928D1">
        <w:rPr>
          <w:rFonts w:ascii="Palatino Linotype" w:eastAsia="Times New Roman" w:hAnsi="Palatino Linotype"/>
          <w:b/>
          <w:bCs/>
          <w:snapToGrid w:val="0"/>
          <w:spacing w:val="20"/>
          <w:sz w:val="26"/>
          <w:szCs w:val="26"/>
          <w:lang w:val="es-ES_tradnl" w:eastAsia="es-ES"/>
        </w:rPr>
        <w:t xml:space="preserve">"ACREEDOR" </w:t>
      </w:r>
      <w:r w:rsidR="004928D1" w:rsidRPr="004928D1">
        <w:rPr>
          <w:rFonts w:ascii="Palatino Linotype" w:eastAsia="Times New Roman" w:hAnsi="Palatino Linotype"/>
          <w:bCs/>
          <w:snapToGrid w:val="0"/>
          <w:spacing w:val="20"/>
          <w:sz w:val="26"/>
          <w:szCs w:val="26"/>
          <w:lang w:val="es-ES_tradnl" w:eastAsia="es-ES"/>
        </w:rPr>
        <w:t xml:space="preserve">o la </w:t>
      </w:r>
      <w:r w:rsidR="004928D1" w:rsidRPr="004928D1">
        <w:rPr>
          <w:rFonts w:ascii="Palatino Linotype" w:eastAsia="Times New Roman" w:hAnsi="Palatino Linotype"/>
          <w:b/>
          <w:bCs/>
          <w:snapToGrid w:val="0"/>
          <w:spacing w:val="20"/>
          <w:sz w:val="26"/>
          <w:szCs w:val="26"/>
          <w:lang w:val="es-ES_tradnl" w:eastAsia="es-ES"/>
        </w:rPr>
        <w:t>“ENTIDAD CREDITICIA”;</w:t>
      </w:r>
      <w:r w:rsidR="004928D1" w:rsidRPr="004928D1">
        <w:rPr>
          <w:rFonts w:ascii="Palatino Linotype" w:eastAsia="Times New Roman" w:hAnsi="Palatino Linotype"/>
          <w:bCs/>
          <w:snapToGrid w:val="0"/>
          <w:spacing w:val="20"/>
          <w:sz w:val="26"/>
          <w:szCs w:val="26"/>
          <w:lang w:val="es-ES_tradnl" w:eastAsia="es-ES"/>
        </w:rPr>
        <w:t xml:space="preserve"> los comparecientes mayores de edad, de paso en esta ciudad, quienes acreditaron su identidad con las cédulas referidas y exponen: </w:t>
      </w:r>
      <w:r w:rsidR="004928D1">
        <w:rPr>
          <w:rFonts w:ascii="Palatino Linotype" w:eastAsia="Times New Roman" w:hAnsi="Palatino Linotype"/>
          <w:bCs/>
          <w:snapToGrid w:val="0"/>
          <w:spacing w:val="20"/>
          <w:sz w:val="26"/>
          <w:szCs w:val="26"/>
          <w:lang w:val="es-ES_tradnl" w:eastAsia="es-ES"/>
        </w:rPr>
        <w:t xml:space="preserve"> </w:t>
      </w:r>
      <w:bookmarkStart w:id="11" w:name="_Hlk201575809"/>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snapToGrid w:val="0"/>
          <w:spacing w:val="20"/>
          <w:sz w:val="26"/>
          <w:szCs w:val="26"/>
          <w:u w:val="single"/>
          <w:lang w:val="es-ES_tradnl" w:eastAsia="es-ES"/>
        </w:rPr>
        <w:t>PRIMERO:</w:t>
      </w:r>
      <w:r w:rsidR="004928D1" w:rsidRPr="004928D1">
        <w:rPr>
          <w:rFonts w:ascii="Palatino Linotype" w:eastAsia="Times New Roman" w:hAnsi="Palatino Linotype"/>
          <w:b/>
          <w:snapToGrid w:val="0"/>
          <w:spacing w:val="20"/>
          <w:sz w:val="26"/>
          <w:szCs w:val="26"/>
          <w:lang w:val="es-ES_tradnl" w:eastAsia="es-ES"/>
        </w:rPr>
        <w:t xml:space="preserve"> Antecedentes. </w:t>
      </w:r>
      <w:r w:rsidR="004928D1">
        <w:rPr>
          <w:rFonts w:ascii="Palatino Linotype" w:eastAsia="Times New Roman" w:hAnsi="Palatino Linotype"/>
          <w:b/>
          <w:snapToGrid w:val="0"/>
          <w:spacing w:val="20"/>
          <w:sz w:val="26"/>
          <w:szCs w:val="26"/>
          <w:lang w:val="es-ES_tradnl" w:eastAsia="es-ES"/>
        </w:rPr>
        <w:t xml:space="preserve"> </w:t>
      </w:r>
      <w:r w:rsidR="004928D1" w:rsidRPr="004928D1">
        <w:rPr>
          <w:rFonts w:ascii="Palatino Linotype" w:eastAsia="Times New Roman" w:hAnsi="Palatino Linotype"/>
          <w:b/>
          <w:snapToGrid w:val="0"/>
          <w:color w:val="000000"/>
          <w:spacing w:val="20"/>
          <w:sz w:val="26"/>
          <w:szCs w:val="26"/>
          <w:lang w:val="es-ES_tradnl" w:eastAsia="es-ES"/>
        </w:rPr>
        <w:t>/</w:t>
      </w:r>
      <w:proofErr w:type="spellStart"/>
      <w:r w:rsidR="004928D1" w:rsidRPr="004928D1">
        <w:rPr>
          <w:rFonts w:ascii="Palatino Linotype" w:eastAsia="Times New Roman" w:hAnsi="Palatino Linotype"/>
          <w:b/>
          <w:snapToGrid w:val="0"/>
          <w:color w:val="000000"/>
          <w:spacing w:val="20"/>
          <w:sz w:val="26"/>
          <w:szCs w:val="26"/>
          <w:lang w:val="es-ES_tradnl" w:eastAsia="es-ES"/>
        </w:rPr>
        <w:t>Uno.Uno</w:t>
      </w:r>
      <w:proofErr w:type="spellEnd"/>
      <w:r w:rsidR="004928D1" w:rsidRPr="004928D1">
        <w:rPr>
          <w:rFonts w:ascii="Palatino Linotype" w:eastAsia="Times New Roman" w:hAnsi="Palatino Linotype"/>
          <w:b/>
          <w:snapToGrid w:val="0"/>
          <w:color w:val="000000"/>
          <w:spacing w:val="20"/>
          <w:sz w:val="26"/>
          <w:szCs w:val="26"/>
          <w:lang w:val="es-ES_tradnl" w:eastAsia="es-ES"/>
        </w:rPr>
        <w:t xml:space="preserve">/ </w:t>
      </w:r>
      <w:r w:rsidR="004928D1" w:rsidRPr="004928D1">
        <w:rPr>
          <w:rFonts w:ascii="Palatino Linotype" w:eastAsia="Times New Roman" w:hAnsi="Palatino Linotype"/>
          <w:b/>
          <w:snapToGrid w:val="0"/>
          <w:color w:val="000000"/>
          <w:spacing w:val="20"/>
          <w:sz w:val="26"/>
          <w:szCs w:val="26"/>
          <w:u w:val="single"/>
          <w:lang w:val="es-ES_tradnl" w:eastAsia="es-ES"/>
        </w:rPr>
        <w:t>Inmueble</w:t>
      </w:r>
      <w:r w:rsidR="004928D1" w:rsidRPr="004928D1">
        <w:rPr>
          <w:rFonts w:ascii="Palatino Linotype" w:eastAsia="Times New Roman" w:hAnsi="Palatino Linotype"/>
          <w:b/>
          <w:snapToGrid w:val="0"/>
          <w:color w:val="000000"/>
          <w:spacing w:val="20"/>
          <w:sz w:val="26"/>
          <w:szCs w:val="26"/>
          <w:lang w:val="es-ES_tradnl" w:eastAsia="es-ES"/>
        </w:rPr>
        <w:t>.</w:t>
      </w:r>
      <w:r w:rsidR="004928D1" w:rsidRPr="004928D1">
        <w:rPr>
          <w:rFonts w:ascii="Palatino Linotype" w:eastAsia="Times New Roman" w:hAnsi="Palatino Linotype"/>
          <w:bCs/>
          <w:snapToGrid w:val="0"/>
          <w:color w:val="000000"/>
          <w:spacing w:val="20"/>
          <w:sz w:val="26"/>
          <w:szCs w:val="26"/>
          <w:lang w:val="es-ES_tradnl" w:eastAsia="es-ES"/>
        </w:rPr>
        <w:t xml:space="preserve"> </w:t>
      </w:r>
      <w:bookmarkStart w:id="12" w:name="_Hlk504675192"/>
      <w:r w:rsidR="004928D1" w:rsidRPr="004928D1">
        <w:rPr>
          <w:rFonts w:ascii="Palatino Linotype" w:eastAsia="Times New Roman" w:hAnsi="Palatino Linotype"/>
          <w:b/>
          <w:snapToGrid w:val="0"/>
          <w:spacing w:val="20"/>
          <w:sz w:val="26"/>
          <w:szCs w:val="26"/>
          <w:lang w:val="es-ES_tradnl" w:eastAsia="es-ES"/>
        </w:rPr>
        <w:t>BOETSCH S.A.</w:t>
      </w:r>
      <w:r w:rsidR="004928D1" w:rsidRPr="004928D1">
        <w:rPr>
          <w:rFonts w:ascii="Palatino Linotype" w:eastAsia="Times New Roman" w:hAnsi="Palatino Linotype"/>
          <w:bCs/>
          <w:snapToGrid w:val="0"/>
          <w:spacing w:val="20"/>
          <w:sz w:val="26"/>
          <w:szCs w:val="26"/>
          <w:lang w:val="es-ES_tradnl" w:eastAsia="es-ES"/>
        </w:rPr>
        <w:t xml:space="preserve"> declara que es dueña del </w:t>
      </w:r>
      <w:r w:rsidR="004928D1" w:rsidRPr="004928D1">
        <w:rPr>
          <w:rFonts w:ascii="Palatino Linotype" w:eastAsia="Times New Roman" w:hAnsi="Palatino Linotype"/>
          <w:bCs/>
          <w:snapToGrid w:val="0"/>
          <w:spacing w:val="20"/>
          <w:sz w:val="26"/>
          <w:szCs w:val="26"/>
          <w:u w:val="single"/>
          <w:lang w:val="es-ES_tradnl" w:eastAsia="es-ES"/>
        </w:rPr>
        <w:t>Lote Uno</w:t>
      </w:r>
      <w:r w:rsidR="004928D1" w:rsidRPr="004928D1">
        <w:rPr>
          <w:rFonts w:ascii="Palatino Linotype" w:eastAsia="Times New Roman" w:hAnsi="Palatino Linotype"/>
          <w:bCs/>
          <w:snapToGrid w:val="0"/>
          <w:spacing w:val="20"/>
          <w:sz w:val="26"/>
          <w:szCs w:val="26"/>
          <w:lang w:val="es-ES_tradnl" w:eastAsia="es-ES"/>
        </w:rPr>
        <w:t xml:space="preserve">, resultante de la subdivisión del Lote A, ubicado en la ciudad, comuna y provincia de Osorno,  de una superficie </w:t>
      </w:r>
      <w:r w:rsidR="004928D1" w:rsidRPr="004928D1">
        <w:rPr>
          <w:rFonts w:ascii="Palatino Linotype" w:eastAsia="Times New Roman" w:hAnsi="Palatino Linotype"/>
          <w:bCs/>
          <w:snapToGrid w:val="0"/>
          <w:spacing w:val="20"/>
          <w:sz w:val="26"/>
          <w:szCs w:val="26"/>
          <w:lang w:val="es-ES_tradnl" w:eastAsia="es-ES"/>
        </w:rPr>
        <w:lastRenderedPageBreak/>
        <w:t>de doce mil trescientos cuarenta y cinco coma cuarenta y ocho metros cuadrados, se encuentra encerrado en el polígono A Uno guion B guion C guion D guion E guion F guion G guion H Uno guion A cinco guion A Cuatro guion A Tres guion A Dos guion A Uno, individualizado en el plano archivado bajo el número cuatro mil seiscientos ochenta en el Anexo del Registro de Propiedad del año dos mil veintiuno , cuyos deslindes especiales son los siguientes: Noreste: En tramo E guion F de cincuenta y cinco metros con otros propietarios, en tramo G guion H Uno de ciento diecisiete coma cuarenta y nueve metros con otros propietarios, y en tramo A Dos guion A Tres en dos coma cincuenta y uno metros con Lote Dos de la misma subdivisión; Noroeste: en tramo B guion C de noventa y uno coma ochenta y nueve metros con otros propietarios, en tramo D guion E de siete coma noventa y seis metros con calle Quintay, en tramo F guion G en cien metros con otros propietarios; Sureste: en tramo A Uno guion A Dos de treinta y tres coma setenta y cinco metros con Lote Dos de la misma subdivisión, en tramo A Tres guion A Cuatro de setenta y cuatro coma veintiún metros con Lote Dos de la misma subdivisión, y en tramo A Cinco guion H Uno en noventa y seis coma noventa y nueve metros con Lote Dos de la misma subdivisión; y, Suroeste, en tramo A Uno guion B de dieciocho coma veintisiete metros con Avenida Alcalde Alberto Fuchslocher, en tramo C guion D de ciento doce metros con otros propietarios, en tramo A guion Cuatro guion A Cinco de once coma treinta y tres metros con Lote Dos de la misma subdivisión (en adelante el “</w:t>
      </w:r>
      <w:r w:rsidR="004928D1" w:rsidRPr="004928D1">
        <w:rPr>
          <w:rFonts w:ascii="Palatino Linotype" w:eastAsia="Times New Roman" w:hAnsi="Palatino Linotype"/>
          <w:bCs/>
          <w:snapToGrid w:val="0"/>
          <w:spacing w:val="20"/>
          <w:sz w:val="26"/>
          <w:szCs w:val="26"/>
          <w:u w:val="single"/>
          <w:lang w:val="es-ES_tradnl" w:eastAsia="es-ES"/>
        </w:rPr>
        <w:t>Lote Uno</w:t>
      </w:r>
      <w:r w:rsidR="004928D1" w:rsidRPr="004928D1">
        <w:rPr>
          <w:rFonts w:ascii="Palatino Linotype" w:eastAsia="Times New Roman" w:hAnsi="Palatino Linotype"/>
          <w:bCs/>
          <w:snapToGrid w:val="0"/>
          <w:spacing w:val="20"/>
          <w:sz w:val="26"/>
          <w:szCs w:val="26"/>
          <w:lang w:val="es-ES_tradnl" w:eastAsia="es-ES"/>
        </w:rPr>
        <w:t xml:space="preserve">”). </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Lo adquirió por tradición que le hiciera </w:t>
      </w:r>
      <w:r w:rsidR="004928D1" w:rsidRPr="004928D1">
        <w:rPr>
          <w:rFonts w:ascii="Palatino Linotype" w:eastAsia="Times New Roman" w:hAnsi="Palatino Linotype"/>
          <w:bCs/>
          <w:snapToGrid w:val="0"/>
          <w:spacing w:val="20"/>
          <w:sz w:val="26"/>
          <w:szCs w:val="26"/>
          <w:u w:val="single"/>
          <w:lang w:val="es-ES_tradnl" w:eastAsia="es-ES"/>
        </w:rPr>
        <w:t xml:space="preserve">Inmobiliaria y Constructora IC Diecinueve </w:t>
      </w:r>
      <w:proofErr w:type="spellStart"/>
      <w:r w:rsidR="004928D1" w:rsidRPr="004928D1">
        <w:rPr>
          <w:rFonts w:ascii="Palatino Linotype" w:eastAsia="Times New Roman" w:hAnsi="Palatino Linotype"/>
          <w:bCs/>
          <w:snapToGrid w:val="0"/>
          <w:spacing w:val="20"/>
          <w:sz w:val="26"/>
          <w:szCs w:val="26"/>
          <w:u w:val="single"/>
          <w:lang w:val="es-ES_tradnl" w:eastAsia="es-ES"/>
        </w:rPr>
        <w:t>SpA</w:t>
      </w:r>
      <w:proofErr w:type="spellEnd"/>
      <w:r w:rsidR="004928D1" w:rsidRPr="004928D1">
        <w:rPr>
          <w:rFonts w:ascii="Palatino Linotype" w:eastAsia="Times New Roman" w:hAnsi="Palatino Linotype"/>
          <w:bCs/>
          <w:snapToGrid w:val="0"/>
          <w:spacing w:val="20"/>
          <w:sz w:val="26"/>
          <w:szCs w:val="26"/>
          <w:lang w:val="es-ES_tradnl" w:eastAsia="es-ES"/>
        </w:rPr>
        <w:t xml:space="preserve">, mediante escritura pública de compraventa </w:t>
      </w:r>
      <w:r w:rsidR="004928D1" w:rsidRPr="004928D1">
        <w:rPr>
          <w:rFonts w:ascii="Palatino Linotype" w:eastAsia="Times New Roman" w:hAnsi="Palatino Linotype"/>
          <w:bCs/>
          <w:snapToGrid w:val="0"/>
          <w:spacing w:val="20"/>
          <w:sz w:val="26"/>
          <w:szCs w:val="26"/>
          <w:lang w:val="es-ES_tradnl" w:eastAsia="es-ES"/>
        </w:rPr>
        <w:lastRenderedPageBreak/>
        <w:t>de fecha catorce de septiembre de dos mil veintitrés, otorgada en la Notaría de Santiago de don Domingo Hernán Cuadra Gazmuri, Repertorio N°11.144.</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Se deja constancia que al Lote Uno le ha sido asignado el Rol de Avalúo Fiscal </w:t>
      </w:r>
      <w:proofErr w:type="spellStart"/>
      <w:r w:rsidR="004928D1" w:rsidRPr="004928D1">
        <w:rPr>
          <w:rFonts w:ascii="Palatino Linotype" w:eastAsia="Times New Roman" w:hAnsi="Palatino Linotype"/>
          <w:bCs/>
          <w:snapToGrid w:val="0"/>
          <w:spacing w:val="20"/>
          <w:sz w:val="26"/>
          <w:szCs w:val="26"/>
          <w:lang w:val="es-ES_tradnl" w:eastAsia="es-ES"/>
        </w:rPr>
        <w:t>N°</w:t>
      </w:r>
      <w:proofErr w:type="spellEnd"/>
      <w:r w:rsidR="004928D1" w:rsidRPr="004928D1">
        <w:rPr>
          <w:rFonts w:ascii="Palatino Linotype" w:eastAsia="Times New Roman" w:hAnsi="Palatino Linotype"/>
          <w:bCs/>
          <w:snapToGrid w:val="0"/>
          <w:spacing w:val="20"/>
          <w:sz w:val="26"/>
          <w:szCs w:val="26"/>
          <w:lang w:val="es-ES_tradnl" w:eastAsia="es-ES"/>
        </w:rPr>
        <w:t xml:space="preserve"> 2234-179, de la comuna de Osorno.</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El dominio del Lote Uno a nombre de BOETSCH S.A. se encuentra inscrito a Fojas 4336, número 7011 correspondiente al Registro de Propiedad del Conservador de Bienes Raíces de Osorno año 2023. </w:t>
      </w:r>
      <w:bookmarkEnd w:id="12"/>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color w:val="000000"/>
          <w:spacing w:val="20"/>
          <w:sz w:val="26"/>
          <w:szCs w:val="26"/>
          <w:lang w:val="es-ES_tradnl" w:eastAsia="es-ES"/>
        </w:rPr>
        <w:t>/</w:t>
      </w:r>
      <w:proofErr w:type="spellStart"/>
      <w:r w:rsidR="004928D1" w:rsidRPr="004928D1">
        <w:rPr>
          <w:rFonts w:ascii="Palatino Linotype" w:eastAsia="Times New Roman" w:hAnsi="Palatino Linotype"/>
          <w:b/>
          <w:bCs/>
          <w:snapToGrid w:val="0"/>
          <w:color w:val="000000"/>
          <w:spacing w:val="20"/>
          <w:sz w:val="26"/>
          <w:szCs w:val="26"/>
          <w:lang w:val="es-ES_tradnl" w:eastAsia="es-ES"/>
        </w:rPr>
        <w:t>Uno.Dos</w:t>
      </w:r>
      <w:proofErr w:type="spellEnd"/>
      <w:r w:rsidR="004928D1" w:rsidRPr="004928D1">
        <w:rPr>
          <w:rFonts w:ascii="Palatino Linotype" w:eastAsia="Times New Roman" w:hAnsi="Palatino Linotype"/>
          <w:b/>
          <w:bCs/>
          <w:snapToGrid w:val="0"/>
          <w:color w:val="000000"/>
          <w:spacing w:val="20"/>
          <w:sz w:val="26"/>
          <w:szCs w:val="26"/>
          <w:lang w:val="es-ES_tradnl" w:eastAsia="es-ES"/>
        </w:rPr>
        <w:t>/</w:t>
      </w:r>
      <w:r w:rsidR="004928D1" w:rsidRPr="004928D1">
        <w:rPr>
          <w:rFonts w:ascii="Palatino Linotype" w:eastAsia="Yu Mincho" w:hAnsi="Palatino Linotype"/>
          <w:bCs/>
          <w:snapToGrid w:val="0"/>
          <w:spacing w:val="20"/>
          <w:sz w:val="26"/>
          <w:szCs w:val="26"/>
          <w:lang w:val="es-ES_tradnl" w:eastAsia="es-ES"/>
        </w:rPr>
        <w:t xml:space="preserve"> </w:t>
      </w:r>
      <w:bookmarkStart w:id="13" w:name="_Hlk504675521"/>
      <w:r w:rsidR="004928D1" w:rsidRPr="004928D1">
        <w:rPr>
          <w:rFonts w:ascii="Palatino Linotype" w:eastAsia="Yu Mincho" w:hAnsi="Palatino Linotype"/>
          <w:b/>
          <w:bCs/>
          <w:snapToGrid w:val="0"/>
          <w:spacing w:val="20"/>
          <w:sz w:val="26"/>
          <w:szCs w:val="26"/>
          <w:u w:val="single"/>
          <w:lang w:val="es-ES_tradnl" w:eastAsia="es-ES"/>
        </w:rPr>
        <w:t>Permiso de Edificación y Modificaciones</w:t>
      </w:r>
      <w:r w:rsidR="004928D1" w:rsidRPr="004928D1">
        <w:rPr>
          <w:rFonts w:ascii="Palatino Linotype" w:eastAsia="Yu Mincho"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Con fecha 9 de julio del año 2021, la Dirección de Obras de la Ilustre Municipalidad de Osorno, aprobó el </w:t>
      </w:r>
      <w:r w:rsidR="004928D1" w:rsidRPr="004928D1">
        <w:rPr>
          <w:rFonts w:ascii="Palatino Linotype" w:eastAsia="Times New Roman" w:hAnsi="Palatino Linotype"/>
          <w:b/>
          <w:bCs/>
          <w:snapToGrid w:val="0"/>
          <w:spacing w:val="20"/>
          <w:sz w:val="26"/>
          <w:szCs w:val="26"/>
          <w:lang w:val="es-ES_tradnl" w:eastAsia="es-ES"/>
        </w:rPr>
        <w:t>Permiso de Edificación Número 163,</w:t>
      </w:r>
      <w:r w:rsidR="004928D1" w:rsidRPr="004928D1">
        <w:rPr>
          <w:rFonts w:ascii="Palatino Linotype" w:eastAsia="Times New Roman" w:hAnsi="Palatino Linotype"/>
          <w:bCs/>
          <w:snapToGrid w:val="0"/>
          <w:spacing w:val="20"/>
          <w:sz w:val="26"/>
          <w:szCs w:val="26"/>
          <w:lang w:val="es-ES_tradnl" w:eastAsia="es-ES"/>
        </w:rPr>
        <w:t xml:space="preserve"> modificado mediante </w:t>
      </w:r>
      <w:r w:rsidR="004928D1" w:rsidRPr="004928D1">
        <w:rPr>
          <w:rFonts w:ascii="Palatino Linotype" w:eastAsia="Times New Roman" w:hAnsi="Palatino Linotype"/>
          <w:b/>
          <w:bCs/>
          <w:snapToGrid w:val="0"/>
          <w:spacing w:val="20"/>
          <w:sz w:val="26"/>
          <w:szCs w:val="26"/>
          <w:lang w:val="es-ES_tradnl" w:eastAsia="es-ES"/>
        </w:rPr>
        <w:t>Resolución Número 07</w:t>
      </w:r>
      <w:r w:rsidR="004928D1" w:rsidRPr="004928D1">
        <w:rPr>
          <w:rFonts w:ascii="Palatino Linotype" w:eastAsia="Times New Roman" w:hAnsi="Palatino Linotype"/>
          <w:bCs/>
          <w:snapToGrid w:val="0"/>
          <w:spacing w:val="20"/>
          <w:sz w:val="26"/>
          <w:szCs w:val="26"/>
          <w:lang w:val="es-ES_tradnl" w:eastAsia="es-ES"/>
        </w:rPr>
        <w:t xml:space="preserve"> emitido con fecha 10 de enero de 2025 por la referida Dirección de Obras Municipales, y por el cual autorizó a construir sobre el Lote Uno singularizado en el numeral /</w:t>
      </w:r>
      <w:proofErr w:type="spellStart"/>
      <w:r w:rsidR="004928D1" w:rsidRPr="004928D1">
        <w:rPr>
          <w:rFonts w:ascii="Palatino Linotype" w:eastAsia="Times New Roman" w:hAnsi="Palatino Linotype"/>
          <w:bCs/>
          <w:snapToGrid w:val="0"/>
          <w:spacing w:val="20"/>
          <w:sz w:val="26"/>
          <w:szCs w:val="26"/>
          <w:lang w:val="es-ES_tradnl" w:eastAsia="es-ES"/>
        </w:rPr>
        <w:t>Uno.Uno</w:t>
      </w:r>
      <w:proofErr w:type="spellEnd"/>
      <w:r w:rsidR="004928D1" w:rsidRPr="004928D1">
        <w:rPr>
          <w:rFonts w:ascii="Palatino Linotype" w:eastAsia="Times New Roman" w:hAnsi="Palatino Linotype"/>
          <w:bCs/>
          <w:snapToGrid w:val="0"/>
          <w:spacing w:val="20"/>
          <w:sz w:val="26"/>
          <w:szCs w:val="26"/>
          <w:lang w:val="es-ES_tradnl" w:eastAsia="es-ES"/>
        </w:rPr>
        <w:t xml:space="preserve">/ anterior, el proyecto inmobiliario denominado </w:t>
      </w:r>
      <w:r w:rsidR="004928D1" w:rsidRPr="004928D1">
        <w:rPr>
          <w:rFonts w:ascii="Palatino Linotype" w:eastAsia="Times New Roman" w:hAnsi="Palatino Linotype"/>
          <w:b/>
          <w:bCs/>
          <w:snapToGrid w:val="0"/>
          <w:spacing w:val="20"/>
          <w:sz w:val="26"/>
          <w:szCs w:val="26"/>
          <w:lang w:val="es-ES_tradnl" w:eastAsia="es-ES"/>
        </w:rPr>
        <w:t>“CONDOMINIO LOS ARRAYANES</w:t>
      </w:r>
      <w:r w:rsidR="004928D1" w:rsidRPr="004928D1">
        <w:rPr>
          <w:rFonts w:ascii="Palatino Linotype" w:eastAsia="Times New Roman" w:hAnsi="Palatino Linotype"/>
          <w:bCs/>
          <w:snapToGrid w:val="0"/>
          <w:spacing w:val="20"/>
          <w:sz w:val="26"/>
          <w:szCs w:val="26"/>
          <w:lang w:val="es-ES_tradnl" w:eastAsia="es-ES"/>
        </w:rPr>
        <w:t>”, comercialmente denominado como “</w:t>
      </w:r>
      <w:r w:rsidR="004928D1" w:rsidRPr="004928D1">
        <w:rPr>
          <w:rFonts w:ascii="Palatino Linotype" w:eastAsia="Times New Roman" w:hAnsi="Palatino Linotype"/>
          <w:b/>
          <w:bCs/>
          <w:snapToGrid w:val="0"/>
          <w:spacing w:val="20"/>
          <w:sz w:val="26"/>
          <w:szCs w:val="26"/>
          <w:lang w:val="es-ES_tradnl" w:eastAsia="es-ES"/>
        </w:rPr>
        <w:t>CONDOMINIO FUCHSLOCHER 1170</w:t>
      </w:r>
      <w:r w:rsidR="004928D1" w:rsidRPr="004928D1">
        <w:rPr>
          <w:rFonts w:ascii="Palatino Linotype" w:eastAsia="Times New Roman" w:hAnsi="Palatino Linotype"/>
          <w:bCs/>
          <w:snapToGrid w:val="0"/>
          <w:spacing w:val="20"/>
          <w:sz w:val="26"/>
          <w:szCs w:val="26"/>
          <w:lang w:val="es-ES_tradnl" w:eastAsia="es-ES"/>
        </w:rPr>
        <w:t>.</w:t>
      </w:r>
      <w:r w:rsidR="004928D1" w:rsidRPr="004928D1">
        <w:rPr>
          <w:rFonts w:ascii="Palatino Linotype" w:eastAsia="Yu Mincho" w:hAnsi="Palatino Linotype"/>
          <w:bCs/>
          <w:snapToGrid w:val="0"/>
          <w:spacing w:val="20"/>
          <w:sz w:val="26"/>
          <w:szCs w:val="26"/>
          <w:lang w:val="es-ES_tradnl" w:eastAsia="es-ES"/>
        </w:rPr>
        <w:t xml:space="preserve"> </w:t>
      </w:r>
      <w:r w:rsidR="004928D1">
        <w:rPr>
          <w:rFonts w:ascii="Palatino Linotype" w:eastAsia="Yu Mincho" w:hAnsi="Palatino Linotype"/>
          <w:bCs/>
          <w:snapToGrid w:val="0"/>
          <w:spacing w:val="20"/>
          <w:sz w:val="26"/>
          <w:szCs w:val="26"/>
          <w:lang w:val="es-ES_tradnl" w:eastAsia="es-ES"/>
        </w:rPr>
        <w:t xml:space="preserve"> </w:t>
      </w:r>
      <w:r w:rsidR="004928D1" w:rsidRPr="004928D1">
        <w:rPr>
          <w:rFonts w:ascii="Palatino Linotype" w:eastAsia="Yu Mincho" w:hAnsi="Palatino Linotype"/>
          <w:bCs/>
          <w:snapToGrid w:val="0"/>
          <w:spacing w:val="20"/>
          <w:sz w:val="26"/>
          <w:szCs w:val="26"/>
          <w:lang w:val="es-ES_tradnl" w:eastAsia="es-ES"/>
        </w:rPr>
        <w:t xml:space="preserve">El Permiso de Edificación Número 163 antes señalado, fue reducido a escritura pública con fecha 22 de octubre de 2025, bajo el Repertorio N°5.205-2025, mientras que la Resolución Número 07 que modifica dicho permiso fue reducido a escritura pública con fecha 27 de agosto de 2025 bajo el Repertorio N°4.229-2025, ambas otorgadas en la Notaría de Osorno de don Abdallah Fernández Atuez. </w:t>
      </w:r>
      <w:r w:rsidR="004928D1">
        <w:rPr>
          <w:rFonts w:ascii="Palatino Linotype" w:eastAsia="Yu Mincho"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A través del Permiso de Edificación y su modificación se autorizó a construir el proyecto denominado “</w:t>
      </w:r>
      <w:bookmarkStart w:id="14" w:name="_Hlk169545045"/>
      <w:r w:rsidR="004928D1" w:rsidRPr="004928D1">
        <w:rPr>
          <w:rFonts w:ascii="Palatino Linotype" w:eastAsia="Times New Roman" w:hAnsi="Palatino Linotype"/>
          <w:b/>
          <w:bCs/>
          <w:snapToGrid w:val="0"/>
          <w:spacing w:val="20"/>
          <w:sz w:val="26"/>
          <w:szCs w:val="26"/>
          <w:u w:val="single"/>
          <w:lang w:val="es-ES_tradnl" w:eastAsia="es-ES"/>
        </w:rPr>
        <w:t>CONDOMINIO LOS ARRAYANES</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comercialmente denominado como </w:t>
      </w:r>
      <w:r w:rsidR="004928D1" w:rsidRPr="004928D1">
        <w:rPr>
          <w:rFonts w:ascii="Palatino Linotype" w:eastAsia="Times New Roman" w:hAnsi="Palatino Linotype"/>
          <w:b/>
          <w:bCs/>
          <w:snapToGrid w:val="0"/>
          <w:spacing w:val="20"/>
          <w:sz w:val="26"/>
          <w:szCs w:val="26"/>
          <w:u w:val="single"/>
          <w:lang w:val="es-ES_tradnl" w:eastAsia="es-ES"/>
        </w:rPr>
        <w:t xml:space="preserve">Condominio </w:t>
      </w:r>
      <w:proofErr w:type="spellStart"/>
      <w:r w:rsidR="004928D1" w:rsidRPr="004928D1">
        <w:rPr>
          <w:rFonts w:ascii="Palatino Linotype" w:eastAsia="Times New Roman" w:hAnsi="Palatino Linotype"/>
          <w:b/>
          <w:bCs/>
          <w:snapToGrid w:val="0"/>
          <w:spacing w:val="20"/>
          <w:sz w:val="26"/>
          <w:szCs w:val="26"/>
          <w:u w:val="single"/>
          <w:lang w:val="es-ES_tradnl" w:eastAsia="es-ES"/>
        </w:rPr>
        <w:t>Fuchslocher</w:t>
      </w:r>
      <w:proofErr w:type="spellEnd"/>
      <w:r w:rsidR="004928D1" w:rsidRPr="004928D1">
        <w:rPr>
          <w:rFonts w:ascii="Palatino Linotype" w:eastAsia="Times New Roman" w:hAnsi="Palatino Linotype"/>
          <w:b/>
          <w:bCs/>
          <w:snapToGrid w:val="0"/>
          <w:spacing w:val="20"/>
          <w:sz w:val="26"/>
          <w:szCs w:val="26"/>
          <w:u w:val="single"/>
          <w:lang w:val="es-ES_tradnl" w:eastAsia="es-ES"/>
        </w:rPr>
        <w:t xml:space="preserve"> 1170</w:t>
      </w:r>
      <w:r w:rsidR="004928D1" w:rsidRPr="004928D1">
        <w:rPr>
          <w:rFonts w:ascii="Palatino Linotype" w:eastAsia="Times New Roman" w:hAnsi="Palatino Linotype"/>
          <w:bCs/>
          <w:snapToGrid w:val="0"/>
          <w:spacing w:val="20"/>
          <w:sz w:val="26"/>
          <w:szCs w:val="26"/>
          <w:lang w:val="es-ES_tradnl" w:eastAsia="es-ES"/>
        </w:rPr>
        <w:t>,</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cuyo acceso vehicular y peatonal se encuentra por Avenida </w:t>
      </w:r>
      <w:proofErr w:type="gramStart"/>
      <w:r w:rsidR="004928D1" w:rsidRPr="004928D1">
        <w:rPr>
          <w:rFonts w:ascii="Palatino Linotype" w:eastAsia="Times New Roman" w:hAnsi="Palatino Linotype"/>
          <w:bCs/>
          <w:snapToGrid w:val="0"/>
          <w:spacing w:val="20"/>
          <w:sz w:val="26"/>
          <w:szCs w:val="26"/>
          <w:lang w:val="es-ES_tradnl" w:eastAsia="es-ES"/>
        </w:rPr>
        <w:t>Alcalde</w:t>
      </w:r>
      <w:proofErr w:type="gramEnd"/>
      <w:r w:rsidR="004928D1" w:rsidRPr="004928D1">
        <w:rPr>
          <w:rFonts w:ascii="Palatino Linotype" w:eastAsia="Times New Roman" w:hAnsi="Palatino Linotype"/>
          <w:bCs/>
          <w:snapToGrid w:val="0"/>
          <w:spacing w:val="20"/>
          <w:sz w:val="26"/>
          <w:szCs w:val="26"/>
          <w:lang w:val="es-ES_tradnl" w:eastAsia="es-ES"/>
        </w:rPr>
        <w:t xml:space="preserve"> Alberto Fuchslocher número 1170</w:t>
      </w:r>
      <w:bookmarkEnd w:id="14"/>
      <w:r w:rsidR="004928D1" w:rsidRPr="004928D1">
        <w:rPr>
          <w:rFonts w:ascii="Palatino Linotype" w:eastAsia="Times New Roman" w:hAnsi="Palatino Linotype"/>
          <w:bCs/>
          <w:snapToGrid w:val="0"/>
          <w:spacing w:val="20"/>
          <w:sz w:val="26"/>
          <w:szCs w:val="26"/>
          <w:lang w:val="es-ES_tradnl" w:eastAsia="es-ES"/>
        </w:rPr>
        <w:t xml:space="preserve">, comuna de Osorno, en adelante </w:t>
      </w:r>
      <w:r w:rsidR="004928D1" w:rsidRPr="004928D1">
        <w:rPr>
          <w:rFonts w:ascii="Palatino Linotype" w:eastAsia="Times New Roman" w:hAnsi="Palatino Linotype"/>
          <w:bCs/>
          <w:snapToGrid w:val="0"/>
          <w:spacing w:val="20"/>
          <w:sz w:val="26"/>
          <w:szCs w:val="26"/>
          <w:lang w:val="es-ES_tradnl" w:eastAsia="es-ES"/>
        </w:rPr>
        <w:lastRenderedPageBreak/>
        <w:t>denominado el indistintamente el “</w:t>
      </w:r>
      <w:r w:rsidR="004928D1" w:rsidRPr="004928D1">
        <w:rPr>
          <w:rFonts w:ascii="Palatino Linotype" w:eastAsia="Times New Roman" w:hAnsi="Palatino Linotype"/>
          <w:b/>
          <w:bCs/>
          <w:snapToGrid w:val="0"/>
          <w:spacing w:val="20"/>
          <w:sz w:val="26"/>
          <w:szCs w:val="26"/>
          <w:u w:val="single"/>
          <w:lang w:val="es-ES_tradnl" w:eastAsia="es-ES"/>
        </w:rPr>
        <w:t>Proyecto</w:t>
      </w:r>
      <w:r w:rsidR="004928D1" w:rsidRPr="004928D1">
        <w:rPr>
          <w:rFonts w:ascii="Palatino Linotype" w:eastAsia="Times New Roman" w:hAnsi="Palatino Linotype"/>
          <w:bCs/>
          <w:snapToGrid w:val="0"/>
          <w:spacing w:val="20"/>
          <w:sz w:val="26"/>
          <w:szCs w:val="26"/>
          <w:lang w:val="es-ES_tradnl" w:eastAsia="es-ES"/>
        </w:rPr>
        <w:t>” o el “</w:t>
      </w:r>
      <w:r w:rsidR="004928D1" w:rsidRPr="004928D1">
        <w:rPr>
          <w:rFonts w:ascii="Palatino Linotype" w:eastAsia="Times New Roman" w:hAnsi="Palatino Linotype"/>
          <w:b/>
          <w:bCs/>
          <w:snapToGrid w:val="0"/>
          <w:spacing w:val="20"/>
          <w:sz w:val="26"/>
          <w:szCs w:val="26"/>
          <w:u w:val="single"/>
          <w:lang w:val="es-ES_tradnl" w:eastAsia="es-ES"/>
        </w:rPr>
        <w:t>Condominio</w:t>
      </w:r>
      <w:r w:rsidR="004928D1" w:rsidRPr="004928D1">
        <w:rPr>
          <w:rFonts w:ascii="Palatino Linotype" w:eastAsia="Times New Roman" w:hAnsi="Palatino Linotype"/>
          <w:bCs/>
          <w:snapToGrid w:val="0"/>
          <w:spacing w:val="20"/>
          <w:sz w:val="26"/>
          <w:szCs w:val="26"/>
          <w:lang w:val="es-ES_tradnl" w:eastAsia="es-ES"/>
        </w:rPr>
        <w:t xml:space="preserve">”. Dicho permiso da cuenta que el proyecto se encuentra acogido a las normas del Decreto con Fuerza de Ley Número dos del año mil novecientos cincuenta y nueve y a la Ley de Copropiedad Inmobiliaria. Es responsabilidad exclusiva del Comprador las declaraciones que haga </w:t>
      </w:r>
      <w:proofErr w:type="gramStart"/>
      <w:r w:rsidR="004928D1" w:rsidRPr="004928D1">
        <w:rPr>
          <w:rFonts w:ascii="Palatino Linotype" w:eastAsia="Times New Roman" w:hAnsi="Palatino Linotype"/>
          <w:bCs/>
          <w:snapToGrid w:val="0"/>
          <w:spacing w:val="20"/>
          <w:sz w:val="26"/>
          <w:szCs w:val="26"/>
          <w:lang w:val="es-ES_tradnl" w:eastAsia="es-ES"/>
        </w:rPr>
        <w:t>en relación al</w:t>
      </w:r>
      <w:proofErr w:type="gramEnd"/>
      <w:r w:rsidR="004928D1" w:rsidRPr="004928D1">
        <w:rPr>
          <w:rFonts w:ascii="Palatino Linotype" w:eastAsia="Times New Roman" w:hAnsi="Palatino Linotype"/>
          <w:bCs/>
          <w:snapToGrid w:val="0"/>
          <w:spacing w:val="20"/>
          <w:sz w:val="26"/>
          <w:szCs w:val="26"/>
          <w:lang w:val="es-ES_tradnl" w:eastAsia="es-ES"/>
        </w:rPr>
        <w:t xml:space="preserve"> uso de los beneficios del Decreto con Fuerza de Ley Número dos del año mil novecientos cincuenta y nueve. </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El Proyecto se encuentra conformado por 3 Edificios, denominados como Edificio A, Edificio B, y Edificio C, de 8 pisos de altura cada uno; compuesto por un total de 240 departamentos, 2 locales comerciales ubicados en el primer piso del Condominio, un total de 197 estacionamientos para vehículos ubicados en el primer piso: 183 estacionamientos vehiculares están asignados en uso y goce, de los cuales 4 son estacionamientos para personas en situación de discapacidad; 14 estacionamientos son para visitas, de los cuales 3 son estacionamientos para personas en situación de discapacidad; y 177 estacionamientos para bicicletas.</w:t>
      </w:r>
      <w:bookmarkEnd w:id="13"/>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La Vendedora o quien le suceda en el dominio, se reserva el derecho de introducir modificaciones al proyecto general de acuerdo a sus necesidades y desarrollo futuro de la obra, estando expresamente facultada para solicitar la modificación del permiso de edificación, y sus modificaciones posteriores, otorgados por la autoridad municipal, para prorrogarlos y para solicitar nuevas modificaciones al permiso con el fin de efectuar la totalidad del Condominio y el Proyecto, nuevas construcciones y/o complementar las ya existentes, incluso pudiendo alterar el orden de construcción de las etapas, planos y especificaciones que forman parte del mismo, para todos los </w:t>
      </w:r>
      <w:r w:rsidR="004928D1" w:rsidRPr="004928D1">
        <w:rPr>
          <w:rFonts w:ascii="Palatino Linotype" w:eastAsia="Times New Roman" w:hAnsi="Palatino Linotype"/>
          <w:bCs/>
          <w:snapToGrid w:val="0"/>
          <w:spacing w:val="20"/>
          <w:sz w:val="26"/>
          <w:szCs w:val="26"/>
          <w:lang w:val="es-ES_tradnl" w:eastAsia="es-ES"/>
        </w:rPr>
        <w:lastRenderedPageBreak/>
        <w:t>efectos legales, lo cual es aceptado y ratificado por el Comprador. Sin perjuicio de lo indicado en forma precedente, se deja expresamente establecido que el proyecto y sus especificaciones técnicas podrán sufrir alteraciones en su construcción provocadas por la escasez o inexistencia de materiales, o modificaciones determinadas por los arquitectos o por la Dirección de Obras Municipales de la I. Municipalidad de Osorno al tiempo de ejecución de los trabajos correspondientes o por otras causas no imputables a la Vendedora. En todo caso, siempre que se deba introducir alguna modificación o alteración a los planos o especificaciones técnicas del proyecto aludido, se velará por mantener en lo posible las mismas o similares características técnicas de calidad, materiales, diseño u otras, de tal manera que el proyecto original se mantenga tal como fue en principio concebido y elaborado.</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Yu Mincho" w:hAnsi="Palatino Linotype"/>
          <w:bCs/>
          <w:snapToGrid w:val="0"/>
          <w:spacing w:val="20"/>
          <w:sz w:val="26"/>
          <w:szCs w:val="26"/>
          <w:lang w:val="es-ES_tradnl" w:eastAsia="es-ES"/>
        </w:rPr>
        <w:t>/</w:t>
      </w:r>
      <w:proofErr w:type="spellStart"/>
      <w:r w:rsidR="004928D1" w:rsidRPr="004928D1">
        <w:rPr>
          <w:rFonts w:ascii="Palatino Linotype" w:eastAsia="Yu Mincho" w:hAnsi="Palatino Linotype"/>
          <w:b/>
          <w:bCs/>
          <w:snapToGrid w:val="0"/>
          <w:spacing w:val="20"/>
          <w:sz w:val="26"/>
          <w:szCs w:val="26"/>
          <w:lang w:val="es-ES_tradnl" w:eastAsia="es-ES"/>
        </w:rPr>
        <w:t>Uno.Tres</w:t>
      </w:r>
      <w:proofErr w:type="spellEnd"/>
      <w:r w:rsidR="004928D1" w:rsidRPr="004928D1">
        <w:rPr>
          <w:rFonts w:ascii="Palatino Linotype" w:eastAsia="Yu Mincho" w:hAnsi="Palatino Linotype"/>
          <w:b/>
          <w:bCs/>
          <w:snapToGrid w:val="0"/>
          <w:spacing w:val="20"/>
          <w:sz w:val="26"/>
          <w:szCs w:val="26"/>
          <w:lang w:val="es-ES_tradnl" w:eastAsia="es-ES"/>
        </w:rPr>
        <w:t xml:space="preserve">/ </w:t>
      </w:r>
      <w:r w:rsidR="004928D1" w:rsidRPr="004928D1">
        <w:rPr>
          <w:rFonts w:ascii="Palatino Linotype" w:eastAsia="Yu Mincho" w:hAnsi="Palatino Linotype"/>
          <w:b/>
          <w:bCs/>
          <w:snapToGrid w:val="0"/>
          <w:spacing w:val="20"/>
          <w:sz w:val="26"/>
          <w:szCs w:val="26"/>
          <w:u w:val="single"/>
          <w:lang w:val="es-ES_tradnl" w:eastAsia="es-ES"/>
        </w:rPr>
        <w:t>El Reglamento de Copropiedad</w:t>
      </w:r>
      <w:r w:rsidR="004928D1" w:rsidRPr="004928D1">
        <w:rPr>
          <w:rFonts w:ascii="Palatino Linotype" w:eastAsia="Yu Mincho" w:hAnsi="Palatino Linotype"/>
          <w:b/>
          <w:bCs/>
          <w:snapToGrid w:val="0"/>
          <w:spacing w:val="20"/>
          <w:sz w:val="26"/>
          <w:szCs w:val="26"/>
          <w:lang w:val="es-ES_tradnl" w:eastAsia="es-ES"/>
        </w:rPr>
        <w:t>.</w:t>
      </w:r>
      <w:r w:rsidR="004928D1" w:rsidRPr="004928D1">
        <w:rPr>
          <w:rFonts w:ascii="Palatino Linotype" w:eastAsia="Yu Mincho" w:hAnsi="Palatino Linotype"/>
          <w:bCs/>
          <w:snapToGrid w:val="0"/>
          <w:spacing w:val="20"/>
          <w:sz w:val="26"/>
          <w:szCs w:val="26"/>
          <w:lang w:val="es-ES_tradnl" w:eastAsia="es-ES"/>
        </w:rPr>
        <w:t xml:space="preserve"> El Reglamento de Copropiedad del Condominio consta de escritura pública de fecha</w:t>
      </w:r>
      <w:r w:rsidR="004928D1" w:rsidRPr="004928D1">
        <w:rPr>
          <w:rFonts w:ascii="Palatino Linotype" w:eastAsia="Times New Roman" w:hAnsi="Palatino Linotype"/>
          <w:bCs/>
          <w:snapToGrid w:val="0"/>
          <w:spacing w:val="20"/>
          <w:sz w:val="26"/>
          <w:szCs w:val="26"/>
          <w:lang w:val="es-ES_tradnl" w:eastAsia="es-ES"/>
        </w:rPr>
        <w:t xml:space="preserve"> 4 de septiembre del año 2025, otorgada en la Trigésima Octava Notaría de Santiago de doña María Soledad Lascar Merino, bajo el Repertorio número 45.504-2025,</w:t>
      </w:r>
      <w:r w:rsidR="004928D1" w:rsidRPr="004928D1">
        <w:rPr>
          <w:rFonts w:ascii="Palatino Linotype" w:eastAsia="Yu Mincho" w:hAnsi="Palatino Linotype"/>
          <w:bCs/>
          <w:snapToGrid w:val="0"/>
          <w:spacing w:val="20"/>
          <w:sz w:val="26"/>
          <w:szCs w:val="26"/>
          <w:lang w:val="es-ES_tradnl" w:eastAsia="es-ES"/>
        </w:rPr>
        <w:t xml:space="preserve"> el cual fue inscrito a fojas 1.838 vuelta, número 2.150, del año 2025, en </w:t>
      </w:r>
      <w:r w:rsidR="004928D1" w:rsidRPr="004928D1">
        <w:rPr>
          <w:rFonts w:ascii="Palatino Linotype" w:eastAsia="Meiryo UI" w:hAnsi="Palatino Linotype"/>
          <w:bCs/>
          <w:snapToGrid w:val="0"/>
          <w:spacing w:val="20"/>
          <w:sz w:val="26"/>
          <w:szCs w:val="26"/>
          <w:lang w:val="es-ES_tradnl" w:eastAsia="es-ES"/>
        </w:rPr>
        <w:t>el Registro de Hipotecas y Gravámenes que lleva el Conservador de Bienes Raíces de Osorno.</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La Compradora faculta expresamente al Vendedor o a quien legalmente le suceda</w:t>
      </w:r>
      <w:r w:rsidR="004928D1" w:rsidRPr="004928D1">
        <w:rPr>
          <w:rFonts w:ascii="Palatino Linotype" w:eastAsia="Times New Roman" w:hAnsi="Palatino Linotype"/>
          <w:bCs/>
          <w:snapToGrid w:val="0"/>
          <w:spacing w:val="20"/>
          <w:sz w:val="26"/>
          <w:szCs w:val="26"/>
          <w:lang w:val="es-ES_tradnl" w:eastAsia="es-ES"/>
        </w:rPr>
        <w:t xml:space="preserve"> o reemplace,</w:t>
      </w:r>
      <w:r w:rsidR="004928D1" w:rsidRPr="004928D1">
        <w:rPr>
          <w:rFonts w:ascii="Palatino Linotype" w:eastAsia="Meiryo UI" w:hAnsi="Palatino Linotype"/>
          <w:bCs/>
          <w:snapToGrid w:val="0"/>
          <w:spacing w:val="20"/>
          <w:sz w:val="26"/>
          <w:szCs w:val="26"/>
          <w:lang w:val="es-ES_tradnl" w:eastAsia="es-ES"/>
        </w:rPr>
        <w:t xml:space="preserve"> para que m</w:t>
      </w:r>
      <w:r w:rsidR="004928D1" w:rsidRPr="004928D1">
        <w:rPr>
          <w:rFonts w:ascii="Palatino Linotype" w:eastAsia="Times New Roman" w:hAnsi="Palatino Linotype"/>
          <w:bCs/>
          <w:snapToGrid w:val="0"/>
          <w:spacing w:val="20"/>
          <w:sz w:val="26"/>
          <w:szCs w:val="26"/>
          <w:lang w:val="es-ES_tradnl" w:eastAsia="es-ES"/>
        </w:rPr>
        <w:t xml:space="preserve">ientras se encuentre pendiente la venta total de las unidades que componen el Condominio, esta podrá modificar o complementar libremente y en todas y cada una de sus partes el Reglamento de Copropiedad, sin necesidad de aprobación previa de ningún copropietario del Condominio y/o de </w:t>
      </w:r>
      <w:r w:rsidR="004928D1" w:rsidRPr="004928D1">
        <w:rPr>
          <w:rFonts w:ascii="Palatino Linotype" w:eastAsia="Times New Roman" w:hAnsi="Palatino Linotype"/>
          <w:bCs/>
          <w:snapToGrid w:val="0"/>
          <w:spacing w:val="20"/>
          <w:sz w:val="26"/>
          <w:szCs w:val="26"/>
          <w:lang w:val="es-ES_tradnl" w:eastAsia="es-ES"/>
        </w:rPr>
        <w:lastRenderedPageBreak/>
        <w:t>terceros. Especialmente podrá ejercitar esta facultad a los fines de escriturar todos aquellos requisitos y condiciones que establezca como obligatorios para el Condominio y/o el Proyecto, el mencionado certificado de copropiedad inmobiliaria, así como sus modificaciones, o cualquiera otra necesaria o conveniente para la buena marcha del Condominio y/o del Proyecto, tales como la modificación de los anexos y las tablas que en ella se incorporan. Este mandato constituye un poder especial irrevocable en los términos del artículo doscientos cuarenta y uno del Código de Comercio en favor de la Vendedora, para que actuando ella, a través de su representante legal o de quien esta designe, pueda modificar o complementar el Reglamento de Copropiedad y sus modificaciones.</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Uno.Cuatro</w:t>
      </w:r>
      <w:proofErr w:type="spellEnd"/>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La Recepción Final</w:t>
      </w:r>
      <w:r w:rsidR="004928D1" w:rsidRPr="004928D1">
        <w:rPr>
          <w:rFonts w:ascii="Palatino Linotype" w:eastAsia="Meiryo UI" w:hAnsi="Palatino Linotype"/>
          <w:bCs/>
          <w:snapToGrid w:val="0"/>
          <w:spacing w:val="20"/>
          <w:sz w:val="26"/>
          <w:szCs w:val="26"/>
          <w:lang w:val="es-ES_tradnl" w:eastAsia="es-ES"/>
        </w:rPr>
        <w:t xml:space="preserve">. La Recepción Final del Condominio consta de </w:t>
      </w:r>
      <w:r w:rsidR="004928D1" w:rsidRPr="004928D1">
        <w:rPr>
          <w:rFonts w:ascii="Palatino Linotype" w:eastAsia="Meiryo UI" w:hAnsi="Palatino Linotype"/>
          <w:b/>
          <w:bCs/>
          <w:snapToGrid w:val="0"/>
          <w:spacing w:val="20"/>
          <w:sz w:val="26"/>
          <w:szCs w:val="26"/>
          <w:lang w:val="es-ES_tradnl" w:eastAsia="es-ES"/>
        </w:rPr>
        <w:t xml:space="preserve">Certificado de Recepción Definitiva de Edificación Número 235, </w:t>
      </w:r>
      <w:r w:rsidR="004928D1" w:rsidRPr="004928D1">
        <w:rPr>
          <w:rFonts w:ascii="Palatino Linotype" w:eastAsia="Meiryo UI" w:hAnsi="Palatino Linotype"/>
          <w:bCs/>
          <w:snapToGrid w:val="0"/>
          <w:spacing w:val="20"/>
          <w:sz w:val="26"/>
          <w:szCs w:val="26"/>
          <w:lang w:val="es-ES_tradnl" w:eastAsia="es-ES"/>
        </w:rPr>
        <w:t xml:space="preserve">emitido por la Dirección de Obras de la Municipalidad de Osorno, con fecha </w:t>
      </w:r>
      <w:r w:rsidR="004928D1" w:rsidRPr="004928D1">
        <w:rPr>
          <w:rFonts w:ascii="Palatino Linotype" w:eastAsia="Meiryo UI" w:hAnsi="Palatino Linotype"/>
          <w:b/>
          <w:bCs/>
          <w:snapToGrid w:val="0"/>
          <w:spacing w:val="20"/>
          <w:sz w:val="26"/>
          <w:szCs w:val="26"/>
          <w:lang w:val="es-ES_tradnl" w:eastAsia="es-ES"/>
        </w:rPr>
        <w:t>26 de diciembre del año 2025</w:t>
      </w:r>
      <w:r w:rsidR="004928D1" w:rsidRPr="004928D1">
        <w:rPr>
          <w:rFonts w:ascii="Palatino Linotype" w:eastAsia="Meiryo UI" w:hAnsi="Palatino Linotype"/>
          <w:bCs/>
          <w:snapToGrid w:val="0"/>
          <w:spacing w:val="20"/>
          <w:sz w:val="26"/>
          <w:szCs w:val="26"/>
          <w:lang w:val="es-ES_tradnl" w:eastAsia="es-ES"/>
        </w:rPr>
        <w:t xml:space="preserve">, agregado en el Registro de Propiedad del Conservador de Bienes Raíces de Osorno, bajo el </w:t>
      </w:r>
      <w:r w:rsidR="004928D1" w:rsidRPr="004928D1">
        <w:rPr>
          <w:rFonts w:ascii="Palatino Linotype" w:eastAsia="Meiryo UI" w:hAnsi="Palatino Linotype"/>
          <w:b/>
          <w:bCs/>
          <w:snapToGrid w:val="0"/>
          <w:spacing w:val="20"/>
          <w:sz w:val="26"/>
          <w:szCs w:val="26"/>
          <w:lang w:val="es-ES_tradnl" w:eastAsia="es-ES"/>
        </w:rPr>
        <w:t>Número 556</w:t>
      </w:r>
      <w:r w:rsidR="004928D1" w:rsidRPr="004928D1">
        <w:rPr>
          <w:rFonts w:ascii="Palatino Linotype" w:eastAsia="Meiryo UI" w:hAnsi="Palatino Linotype"/>
          <w:bCs/>
          <w:snapToGrid w:val="0"/>
          <w:spacing w:val="20"/>
          <w:sz w:val="26"/>
          <w:szCs w:val="26"/>
          <w:lang w:val="es-ES_tradnl" w:eastAsia="es-ES"/>
        </w:rPr>
        <w:t>, con fecha 10 de marzo del año 2026, y anotado al margen de la inscripción de dominio del Lote Uno.</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w:t>
      </w:r>
      <w:proofErr w:type="spellStart"/>
      <w:r w:rsidR="004928D1" w:rsidRPr="004928D1">
        <w:rPr>
          <w:rFonts w:ascii="Palatino Linotype" w:eastAsia="Meiryo UI" w:hAnsi="Palatino Linotype"/>
          <w:bCs/>
          <w:snapToGrid w:val="0"/>
          <w:spacing w:val="20"/>
          <w:sz w:val="26"/>
          <w:szCs w:val="26"/>
          <w:lang w:val="es-ES_tradnl" w:eastAsia="es-ES"/>
        </w:rPr>
        <w:t>Uno.Cinco</w:t>
      </w:r>
      <w:proofErr w:type="spellEnd"/>
      <w:r w:rsidR="004928D1" w:rsidRP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u w:val="single"/>
          <w:lang w:val="es-ES_tradnl" w:eastAsia="es-ES"/>
        </w:rPr>
        <w:t>Certificado de Copropiedad Inmobiliaria</w:t>
      </w:r>
      <w:r w:rsidR="004928D1" w:rsidRPr="004928D1">
        <w:rPr>
          <w:rFonts w:ascii="Palatino Linotype" w:eastAsia="Meiryo UI" w:hAnsi="Palatino Linotype"/>
          <w:bCs/>
          <w:snapToGrid w:val="0"/>
          <w:spacing w:val="20"/>
          <w:sz w:val="26"/>
          <w:szCs w:val="26"/>
          <w:lang w:val="es-ES_tradnl" w:eastAsia="es-ES"/>
        </w:rPr>
        <w:t xml:space="preserve">. El Condominio fue acogido a las normas de la Ley de Copropiedad Inmobiliaria conforme a Certificado de Copropiedad Inmobiliaria número 11, de fecha 2 de diciembre del año 2025, emitido por la Dirección de Obras de la Ilustre Municipalidad de Osorno, documento que se encuentra archivado junto a sus Planos de Copropiedad, en el Registro de Documentos del Conservador de Bienes Raíces de Osorno, bajo los Números 557 al 566, con fecha 10 de marzo del año 2026, y </w:t>
      </w:r>
      <w:r w:rsidR="004928D1" w:rsidRPr="004928D1">
        <w:rPr>
          <w:rFonts w:ascii="Palatino Linotype" w:eastAsia="Meiryo UI" w:hAnsi="Palatino Linotype"/>
          <w:bCs/>
          <w:snapToGrid w:val="0"/>
          <w:spacing w:val="20"/>
          <w:sz w:val="26"/>
          <w:szCs w:val="26"/>
          <w:lang w:val="es-ES_tradnl" w:eastAsia="es-ES"/>
        </w:rPr>
        <w:lastRenderedPageBreak/>
        <w:t>practicada anotación al margen de la inscripción del Lote Uno.</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Uno.Seis</w:t>
      </w:r>
      <w:proofErr w:type="spellEnd"/>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Vivienda Social.</w:t>
      </w:r>
      <w:r w:rsidR="004928D1" w:rsidRPr="004928D1">
        <w:rPr>
          <w:rFonts w:ascii="Palatino Linotype" w:eastAsia="Meiryo UI" w:hAnsi="Palatino Linotype"/>
          <w:bCs/>
          <w:snapToGrid w:val="0"/>
          <w:spacing w:val="20"/>
          <w:sz w:val="26"/>
          <w:szCs w:val="26"/>
          <w:lang w:val="es-ES_tradnl" w:eastAsia="es-ES"/>
        </w:rPr>
        <w:t xml:space="preserve"> Según certificado </w:t>
      </w:r>
      <w:bookmarkStart w:id="15" w:name="_Hlk201576291"/>
      <w:r w:rsidR="004928D1" w:rsidRPr="004928D1">
        <w:rPr>
          <w:rFonts w:ascii="Palatino Linotype" w:eastAsia="Meiryo UI" w:hAnsi="Palatino Linotype"/>
          <w:bCs/>
          <w:snapToGrid w:val="0"/>
          <w:spacing w:val="20"/>
          <w:sz w:val="26"/>
          <w:szCs w:val="26"/>
          <w:lang w:val="es-ES_tradnl" w:eastAsia="es-ES"/>
        </w:rPr>
        <w:t xml:space="preserve">número </w:t>
      </w:r>
      <w:bookmarkEnd w:id="15"/>
      <w:r w:rsidR="004928D1" w:rsidRPr="004928D1">
        <w:rPr>
          <w:rFonts w:ascii="Palatino Linotype" w:eastAsia="Meiryo UI" w:hAnsi="Palatino Linotype"/>
          <w:bCs/>
          <w:snapToGrid w:val="0"/>
          <w:spacing w:val="20"/>
          <w:sz w:val="26"/>
          <w:szCs w:val="26"/>
          <w:lang w:val="es-ES_tradnl" w:eastAsia="es-ES"/>
        </w:rPr>
        <w:t>80</w:t>
      </w:r>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de fecha 6 de junio del año 2025, emanado de la Dirección de Obras de la I. Municipalidad de Osorno, se acredita que todas las viviendas se encuentran calificadas como </w:t>
      </w:r>
      <w:r w:rsidR="004928D1" w:rsidRPr="004928D1">
        <w:rPr>
          <w:rFonts w:ascii="Palatino Linotype" w:eastAsia="Meiryo UI" w:hAnsi="Palatino Linotype"/>
          <w:b/>
          <w:bCs/>
          <w:snapToGrid w:val="0"/>
          <w:spacing w:val="20"/>
          <w:sz w:val="26"/>
          <w:szCs w:val="26"/>
          <w:lang w:val="es-ES_tradnl" w:eastAsia="es-ES"/>
        </w:rPr>
        <w:t>viviendas sociales.</w:t>
      </w:r>
      <w:r w:rsid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Uno.Siete</w:t>
      </w:r>
      <w:proofErr w:type="spellEnd"/>
      <w:r w:rsidR="004928D1" w:rsidRPr="004928D1">
        <w:rPr>
          <w:rFonts w:ascii="Palatino Linotype" w:eastAsia="Meiryo UI" w:hAnsi="Palatino Linotype"/>
          <w:b/>
          <w:bCs/>
          <w:snapToGrid w:val="0"/>
          <w:spacing w:val="20"/>
          <w:sz w:val="26"/>
          <w:szCs w:val="26"/>
          <w:lang w:val="es-ES_tradnl" w:eastAsia="es-ES"/>
        </w:rPr>
        <w:t>/</w:t>
      </w:r>
      <w:r w:rsidR="004928D1" w:rsidRP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Selección de Proyecto</w:t>
      </w:r>
      <w:r w:rsidR="004928D1" w:rsidRPr="004928D1">
        <w:rPr>
          <w:rFonts w:ascii="Palatino Linotype" w:eastAsia="Meiryo UI" w:hAnsi="Palatino Linotype"/>
          <w:b/>
          <w:bCs/>
          <w:snapToGrid w:val="0"/>
          <w:spacing w:val="20"/>
          <w:sz w:val="26"/>
          <w:szCs w:val="26"/>
          <w:lang w:val="es-ES_tradnl" w:eastAsia="es-ES"/>
        </w:rPr>
        <w:t>.</w:t>
      </w:r>
      <w:r w:rsidR="004928D1" w:rsidRPr="004928D1">
        <w:rPr>
          <w:rFonts w:ascii="Palatino Linotype" w:eastAsia="Meiryo UI" w:hAnsi="Palatino Linotype"/>
          <w:bCs/>
          <w:snapToGrid w:val="0"/>
          <w:spacing w:val="20"/>
          <w:sz w:val="26"/>
          <w:szCs w:val="26"/>
          <w:lang w:val="es-ES_tradnl" w:eastAsia="es-ES"/>
        </w:rPr>
        <w:t xml:space="preserve"> Por Resolución Exenta número 1.294, de fecha 31 de agosto de 2020, que Aprueba Proyectos Seleccionados, y por Resolución Exenta número 2.142, de fecha 24 de noviembre de 2020, que aprueba Convenio Subsidio Habitacional para el Proyecto de integración social D.S. número 19 de 2016 denominado “Los Arrayanes”, código 158433, todas del </w:t>
      </w:r>
      <w:proofErr w:type="gramStart"/>
      <w:r w:rsidR="004928D1" w:rsidRPr="004928D1">
        <w:rPr>
          <w:rFonts w:ascii="Palatino Linotype" w:eastAsia="Meiryo UI" w:hAnsi="Palatino Linotype"/>
          <w:bCs/>
          <w:snapToGrid w:val="0"/>
          <w:spacing w:val="20"/>
          <w:sz w:val="26"/>
          <w:szCs w:val="26"/>
          <w:lang w:val="es-ES_tradnl" w:eastAsia="es-ES"/>
        </w:rPr>
        <w:t>Director</w:t>
      </w:r>
      <w:proofErr w:type="gramEnd"/>
      <w:r w:rsidR="004928D1" w:rsidRPr="004928D1">
        <w:rPr>
          <w:rFonts w:ascii="Palatino Linotype" w:eastAsia="Meiryo UI" w:hAnsi="Palatino Linotype"/>
          <w:bCs/>
          <w:snapToGrid w:val="0"/>
          <w:spacing w:val="20"/>
          <w:sz w:val="26"/>
          <w:szCs w:val="26"/>
          <w:lang w:val="es-ES_tradnl" w:eastAsia="es-ES"/>
        </w:rPr>
        <w:t xml:space="preserve"> del Serviu de la Región de Los Lagos, la presente compraventa se sujeta a las disposiciones del DS. número 19 (V. y U.) de 2016.</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Uno.Ocho</w:t>
      </w:r>
      <w:proofErr w:type="spellEnd"/>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Cesión de Convenio</w:t>
      </w:r>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Por Resolución Exenta número 585, de fecha 7 de septiembre de 2023 emitida por el </w:t>
      </w:r>
      <w:proofErr w:type="gramStart"/>
      <w:r w:rsidR="004928D1" w:rsidRPr="004928D1">
        <w:rPr>
          <w:rFonts w:ascii="Palatino Linotype" w:eastAsia="Meiryo UI" w:hAnsi="Palatino Linotype"/>
          <w:bCs/>
          <w:snapToGrid w:val="0"/>
          <w:spacing w:val="20"/>
          <w:sz w:val="26"/>
          <w:szCs w:val="26"/>
          <w:lang w:val="es-ES_tradnl" w:eastAsia="es-ES"/>
        </w:rPr>
        <w:t>Director</w:t>
      </w:r>
      <w:proofErr w:type="gramEnd"/>
      <w:r w:rsidR="004928D1" w:rsidRPr="004928D1">
        <w:rPr>
          <w:rFonts w:ascii="Palatino Linotype" w:eastAsia="Meiryo UI" w:hAnsi="Palatino Linotype"/>
          <w:bCs/>
          <w:snapToGrid w:val="0"/>
          <w:spacing w:val="20"/>
          <w:sz w:val="26"/>
          <w:szCs w:val="26"/>
          <w:lang w:val="es-ES_tradnl" w:eastAsia="es-ES"/>
        </w:rPr>
        <w:t xml:space="preserve"> del Serviu de la Región de Los Lagos, se autorizó la cesión a la sociedad Boetsch S.A. del Convenio suscrito con fecha 29 de octubre de 2020 por el cual se encarga la ejecución y desarrollo del proyecto habitacional “Los Arrayanes” código 158433. </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Por escritura pública de fecha 14 de septiembre de 2023 otorgada en la Primera Notaría de Santiago de don Hernán Cuadra Gazmuri, bajo el Repertorio N°11.145/2023, Inmobiliaria y Constructora IC Diecinueve </w:t>
      </w:r>
      <w:proofErr w:type="spellStart"/>
      <w:r w:rsidR="004928D1" w:rsidRPr="004928D1">
        <w:rPr>
          <w:rFonts w:ascii="Palatino Linotype" w:eastAsia="Meiryo UI" w:hAnsi="Palatino Linotype"/>
          <w:bCs/>
          <w:snapToGrid w:val="0"/>
          <w:spacing w:val="20"/>
          <w:sz w:val="26"/>
          <w:szCs w:val="26"/>
          <w:lang w:val="es-ES_tradnl" w:eastAsia="es-ES"/>
        </w:rPr>
        <w:t>SpA</w:t>
      </w:r>
      <w:proofErr w:type="spellEnd"/>
      <w:r w:rsidR="004928D1" w:rsidRPr="004928D1">
        <w:rPr>
          <w:rFonts w:ascii="Palatino Linotype" w:eastAsia="Meiryo UI" w:hAnsi="Palatino Linotype"/>
          <w:bCs/>
          <w:snapToGrid w:val="0"/>
          <w:spacing w:val="20"/>
          <w:sz w:val="26"/>
          <w:szCs w:val="26"/>
          <w:lang w:val="es-ES_tradnl" w:eastAsia="es-ES"/>
        </w:rPr>
        <w:t xml:space="preserve">, en su calidad de entidad desarrolladora del convenio para la ejecución y desarrollo del proyecto habitacional “Los Arrayanes” código 158433, cedió y transfirió a la sociedad </w:t>
      </w:r>
      <w:r w:rsidR="004928D1" w:rsidRPr="004928D1">
        <w:rPr>
          <w:rFonts w:ascii="Palatino Linotype" w:eastAsia="Meiryo UI" w:hAnsi="Palatino Linotype"/>
          <w:b/>
          <w:bCs/>
          <w:snapToGrid w:val="0"/>
          <w:spacing w:val="20"/>
          <w:sz w:val="26"/>
          <w:szCs w:val="26"/>
          <w:lang w:val="es-ES_tradnl" w:eastAsia="es-ES"/>
        </w:rPr>
        <w:t xml:space="preserve">BOETSCH S.A. </w:t>
      </w:r>
      <w:r w:rsidR="004928D1" w:rsidRPr="004928D1">
        <w:rPr>
          <w:rFonts w:ascii="Palatino Linotype" w:eastAsia="Meiryo UI" w:hAnsi="Palatino Linotype"/>
          <w:bCs/>
          <w:snapToGrid w:val="0"/>
          <w:spacing w:val="20"/>
          <w:sz w:val="26"/>
          <w:szCs w:val="26"/>
          <w:lang w:val="es-ES_tradnl" w:eastAsia="es-ES"/>
        </w:rPr>
        <w:t>el referido convenio, y en consecuencia pasando a tener la calidad de entidad desarrolladora del proyecto habitacional “Los Arrayanes”.</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w:t>
      </w:r>
      <w:proofErr w:type="spellStart"/>
      <w:r w:rsidR="004928D1" w:rsidRPr="004928D1">
        <w:rPr>
          <w:rFonts w:ascii="Palatino Linotype" w:eastAsia="Times New Roman" w:hAnsi="Palatino Linotype"/>
          <w:b/>
          <w:bCs/>
          <w:snapToGrid w:val="0"/>
          <w:spacing w:val="20"/>
          <w:sz w:val="26"/>
          <w:szCs w:val="26"/>
          <w:lang w:val="es-ES_tradnl" w:eastAsia="es-ES"/>
        </w:rPr>
        <w:t>Uno.Nueve</w:t>
      </w:r>
      <w:proofErr w:type="spellEnd"/>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Asignación de Roles de Avalúo</w:t>
      </w:r>
      <w:r w:rsidR="004928D1" w:rsidRPr="004928D1">
        <w:rPr>
          <w:rFonts w:ascii="Palatino Linotype" w:eastAsia="Meiryo UI" w:hAnsi="Palatino Linotype"/>
          <w:b/>
          <w:bCs/>
          <w:snapToGrid w:val="0"/>
          <w:spacing w:val="20"/>
          <w:sz w:val="26"/>
          <w:szCs w:val="26"/>
          <w:lang w:val="es-ES_tradnl" w:eastAsia="es-ES"/>
        </w:rPr>
        <w:t>.</w:t>
      </w:r>
      <w:r w:rsidR="004928D1" w:rsidRPr="004928D1">
        <w:rPr>
          <w:rFonts w:ascii="Palatino Linotype" w:eastAsia="Meiryo UI" w:hAnsi="Palatino Linotype"/>
          <w:bCs/>
          <w:snapToGrid w:val="0"/>
          <w:spacing w:val="20"/>
          <w:sz w:val="26"/>
          <w:szCs w:val="26"/>
          <w:lang w:val="es-ES_tradnl" w:eastAsia="es-ES"/>
        </w:rPr>
        <w:t xml:space="preserve"> La Asignación </w:t>
      </w:r>
      <w:r w:rsidR="004928D1" w:rsidRPr="004928D1">
        <w:rPr>
          <w:rFonts w:ascii="Palatino Linotype" w:eastAsia="Meiryo UI" w:hAnsi="Palatino Linotype"/>
          <w:bCs/>
          <w:snapToGrid w:val="0"/>
          <w:spacing w:val="20"/>
          <w:sz w:val="26"/>
          <w:szCs w:val="26"/>
          <w:lang w:val="es-ES_tradnl" w:eastAsia="es-ES"/>
        </w:rPr>
        <w:lastRenderedPageBreak/>
        <w:t xml:space="preserve">de Roles de Avalúo consta del </w:t>
      </w:r>
      <w:r w:rsidR="004928D1" w:rsidRPr="004928D1">
        <w:rPr>
          <w:rFonts w:ascii="Palatino Linotype" w:eastAsia="Times New Roman" w:hAnsi="Palatino Linotype"/>
          <w:bCs/>
          <w:snapToGrid w:val="0"/>
          <w:spacing w:val="20"/>
          <w:sz w:val="26"/>
          <w:szCs w:val="26"/>
          <w:lang w:val="es-ES_tradnl" w:eastAsia="es-ES"/>
        </w:rPr>
        <w:t>Certificado de Roles de Avalúo Fiscal Folio 995980, emitido por el Servicio de Impuestos Internos, con fecha 17 de julio del año 2025.</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Uno.Diez</w:t>
      </w:r>
      <w:proofErr w:type="spellEnd"/>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Certificado de deslindes</w:t>
      </w:r>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De conformidad al Certificado de Deslindes N°1056 emitido por el Conservador de Bienes Raíces de Osorno con fecha 18 de marzo del año 2026, los deslindes del </w:t>
      </w:r>
      <w:r w:rsidR="004928D1" w:rsidRPr="004928D1">
        <w:rPr>
          <w:rFonts w:ascii="Palatino Linotype" w:eastAsia="Meiryo UI" w:hAnsi="Palatino Linotype"/>
          <w:b/>
          <w:bCs/>
          <w:snapToGrid w:val="0"/>
          <w:spacing w:val="20"/>
          <w:sz w:val="26"/>
          <w:szCs w:val="26"/>
          <w:u w:val="single"/>
          <w:lang w:val="es-ES_tradnl" w:eastAsia="es-ES"/>
        </w:rPr>
        <w:t>Lote Uno</w:t>
      </w:r>
      <w:r w:rsidR="004928D1" w:rsidRP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resultante de la subdivisión del Lote A, ubicado en la ciudad, comuna y provincia de Osorno</w:t>
      </w:r>
      <w:r w:rsidR="004928D1" w:rsidRP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encerrado en el polígono A-1-B-C-D-E-F-G-H 1 – A5 – A4 -A3 – A2 – A1, individualizado en el plano archivado en el anexo del Registro de Propiedad del año 2021, bajo el N°4680</w:t>
      </w:r>
      <w:r w:rsidR="004928D1" w:rsidRPr="004928D1">
        <w:rPr>
          <w:rFonts w:ascii="Palatino Linotype" w:eastAsia="Meiryo UI" w:hAnsi="Palatino Linotype"/>
          <w:bCs/>
          <w:snapToGrid w:val="0"/>
          <w:spacing w:val="20"/>
          <w:sz w:val="26"/>
          <w:szCs w:val="26"/>
          <w:lang w:val="es-ES_tradnl" w:eastAsia="es-ES"/>
        </w:rPr>
        <w:t xml:space="preserve"> son: </w:t>
      </w:r>
      <w:r w:rsidR="004928D1" w:rsidRPr="004928D1">
        <w:rPr>
          <w:rFonts w:ascii="Palatino Linotype" w:eastAsia="Meiryo UI" w:hAnsi="Palatino Linotype"/>
          <w:b/>
          <w:bCs/>
          <w:snapToGrid w:val="0"/>
          <w:spacing w:val="20"/>
          <w:sz w:val="26"/>
          <w:szCs w:val="26"/>
          <w:lang w:val="es-ES_tradnl" w:eastAsia="es-ES"/>
        </w:rPr>
        <w:t>Noreste:</w:t>
      </w:r>
      <w:r w:rsidR="004928D1" w:rsidRPr="004928D1">
        <w:rPr>
          <w:rFonts w:ascii="Palatino Linotype" w:eastAsia="Meiryo UI" w:hAnsi="Palatino Linotype"/>
          <w:bCs/>
          <w:snapToGrid w:val="0"/>
          <w:spacing w:val="20"/>
          <w:sz w:val="26"/>
          <w:szCs w:val="26"/>
          <w:lang w:val="es-ES_tradnl" w:eastAsia="es-ES"/>
        </w:rPr>
        <w:t xml:space="preserve"> En tramo E-F de cincuenta y cinco metros con otros propietarios, en tramo G-H 1 de ciento diecisiete coma cuarenta y nueve metros con otros propietarios, y en tramo A 2 - A 3 en dos coma cincuenta y uno metros con Lote 2 de la misma subdivisión; </w:t>
      </w:r>
      <w:r w:rsidR="004928D1" w:rsidRPr="004928D1">
        <w:rPr>
          <w:rFonts w:ascii="Palatino Linotype" w:eastAsia="Meiryo UI" w:hAnsi="Palatino Linotype"/>
          <w:b/>
          <w:bCs/>
          <w:snapToGrid w:val="0"/>
          <w:spacing w:val="20"/>
          <w:sz w:val="26"/>
          <w:szCs w:val="26"/>
          <w:lang w:val="es-ES_tradnl" w:eastAsia="es-ES"/>
        </w:rPr>
        <w:t>Noroeste:</w:t>
      </w:r>
      <w:r w:rsidR="004928D1" w:rsidRPr="004928D1">
        <w:rPr>
          <w:rFonts w:ascii="Palatino Linotype" w:eastAsia="Meiryo UI" w:hAnsi="Palatino Linotype"/>
          <w:bCs/>
          <w:snapToGrid w:val="0"/>
          <w:spacing w:val="20"/>
          <w:sz w:val="26"/>
          <w:szCs w:val="26"/>
          <w:lang w:val="es-ES_tradnl" w:eastAsia="es-ES"/>
        </w:rPr>
        <w:t xml:space="preserve"> En tramo B-C de noventa y uno coma ochenta y nueve metros con otros propietarios, en tramo D-E de siete coma noventa y seis metros con calle Quintay, en tramo F-G en cien metros con otros propietarios; </w:t>
      </w:r>
      <w:r w:rsidR="004928D1" w:rsidRPr="004928D1">
        <w:rPr>
          <w:rFonts w:ascii="Palatino Linotype" w:eastAsia="Meiryo UI" w:hAnsi="Palatino Linotype"/>
          <w:b/>
          <w:bCs/>
          <w:snapToGrid w:val="0"/>
          <w:spacing w:val="20"/>
          <w:sz w:val="26"/>
          <w:szCs w:val="26"/>
          <w:lang w:val="es-ES_tradnl" w:eastAsia="es-ES"/>
        </w:rPr>
        <w:t xml:space="preserve">Sureste: </w:t>
      </w:r>
      <w:r w:rsidR="004928D1" w:rsidRPr="004928D1">
        <w:rPr>
          <w:rFonts w:ascii="Palatino Linotype" w:eastAsia="Meiryo UI" w:hAnsi="Palatino Linotype"/>
          <w:bCs/>
          <w:snapToGrid w:val="0"/>
          <w:spacing w:val="20"/>
          <w:sz w:val="26"/>
          <w:szCs w:val="26"/>
          <w:lang w:val="es-ES_tradnl" w:eastAsia="es-ES"/>
        </w:rPr>
        <w:t xml:space="preserve">En tramo A 1 - A 2 de treinta y tres coma setenta y cinco metros con Lote 2 de la misma subdivisión, en tramo A 3 - A 4 de setenta y cuatro coma veintiún metros con Lote 2 de la misma subdivisión, y en tramo A 5 - H 1 en noventa y seis coma noventa y nueve metros con Lote 2 de la misma subdivisión; y, </w:t>
      </w:r>
      <w:r w:rsidR="004928D1" w:rsidRPr="004928D1">
        <w:rPr>
          <w:rFonts w:ascii="Palatino Linotype" w:eastAsia="Meiryo UI" w:hAnsi="Palatino Linotype"/>
          <w:b/>
          <w:bCs/>
          <w:snapToGrid w:val="0"/>
          <w:spacing w:val="20"/>
          <w:sz w:val="26"/>
          <w:szCs w:val="26"/>
          <w:lang w:val="es-ES_tradnl" w:eastAsia="es-ES"/>
        </w:rPr>
        <w:t xml:space="preserve">Suroeste: </w:t>
      </w:r>
      <w:r w:rsidR="004928D1" w:rsidRPr="004928D1">
        <w:rPr>
          <w:rFonts w:ascii="Palatino Linotype" w:eastAsia="Meiryo UI" w:hAnsi="Palatino Linotype"/>
          <w:bCs/>
          <w:snapToGrid w:val="0"/>
          <w:spacing w:val="20"/>
          <w:sz w:val="26"/>
          <w:szCs w:val="26"/>
          <w:lang w:val="es-ES_tradnl" w:eastAsia="es-ES"/>
        </w:rPr>
        <w:t>En tramo A 1 - B de dieciocho coma veintisiete metros con Avenida Alcalde Alberto Fuchslocher, en tramo C - D de ciento doce metros con otros propietarios, en tramo A - 4 - A.5 de once coma treinta y tres metros con Lote 2 de la misma subdivisión.</w:t>
      </w:r>
      <w:bookmarkEnd w:id="11"/>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Uno.Once</w:t>
      </w:r>
      <w:proofErr w:type="spellEnd"/>
      <w:r w:rsidR="004928D1" w:rsidRPr="004928D1">
        <w:rPr>
          <w:rFonts w:ascii="Palatino Linotype" w:eastAsia="Meiryo UI" w:hAnsi="Palatino Linotype"/>
          <w:b/>
          <w:bCs/>
          <w:snapToGrid w:val="0"/>
          <w:spacing w:val="20"/>
          <w:sz w:val="26"/>
          <w:szCs w:val="26"/>
          <w:lang w:val="es-ES_tradnl" w:eastAsia="es-ES"/>
        </w:rPr>
        <w:t>/ C</w:t>
      </w:r>
      <w:r w:rsidR="004928D1" w:rsidRPr="004928D1">
        <w:rPr>
          <w:rFonts w:ascii="Palatino Linotype" w:eastAsia="Meiryo UI" w:hAnsi="Palatino Linotype"/>
          <w:b/>
          <w:bCs/>
          <w:snapToGrid w:val="0"/>
          <w:spacing w:val="20"/>
          <w:sz w:val="26"/>
          <w:szCs w:val="26"/>
          <w:u w:val="single"/>
          <w:lang w:val="es-ES_tradnl" w:eastAsia="es-ES"/>
        </w:rPr>
        <w:t>ertificado de Numeración Domiciliaria</w:t>
      </w:r>
      <w:r w:rsidR="004928D1" w:rsidRPr="004928D1">
        <w:rPr>
          <w:rFonts w:ascii="Palatino Linotype" w:eastAsia="Meiryo UI" w:hAnsi="Palatino Linotype"/>
          <w:bCs/>
          <w:snapToGrid w:val="0"/>
          <w:spacing w:val="20"/>
          <w:sz w:val="26"/>
          <w:szCs w:val="26"/>
          <w:lang w:val="es-ES_tradnl" w:eastAsia="es-ES"/>
        </w:rPr>
        <w:t xml:space="preserve">. La Dirección de Obras Municipales de Osorno otorgó el certificado número </w:t>
      </w:r>
      <w:r w:rsidR="004928D1" w:rsidRPr="004928D1">
        <w:rPr>
          <w:rFonts w:ascii="Palatino Linotype" w:eastAsia="Meiryo UI" w:hAnsi="Palatino Linotype"/>
          <w:bCs/>
          <w:snapToGrid w:val="0"/>
          <w:spacing w:val="20"/>
          <w:sz w:val="26"/>
          <w:szCs w:val="26"/>
          <w:lang w:val="es-ES_tradnl" w:eastAsia="es-ES"/>
        </w:rPr>
        <w:lastRenderedPageBreak/>
        <w:t>veinticinco de veintiséis de febrero de dos mil veinticinco.</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w:t>
      </w:r>
      <w:proofErr w:type="spellStart"/>
      <w:r w:rsidR="004928D1" w:rsidRPr="004928D1">
        <w:rPr>
          <w:rFonts w:ascii="Palatino Linotype" w:eastAsia="Meiryo UI" w:hAnsi="Palatino Linotype"/>
          <w:b/>
          <w:bCs/>
          <w:snapToGrid w:val="0"/>
          <w:spacing w:val="20"/>
          <w:sz w:val="26"/>
          <w:szCs w:val="26"/>
          <w:lang w:val="es-ES_tradnl" w:eastAsia="es-ES"/>
        </w:rPr>
        <w:t>Uno.Doce</w:t>
      </w:r>
      <w:proofErr w:type="spellEnd"/>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u w:val="single"/>
          <w:lang w:val="es-ES_tradnl" w:eastAsia="es-ES"/>
        </w:rPr>
        <w:t>Contrato de Construcción</w:t>
      </w:r>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La construcción del Proyecto fue realizada por la Vendedora, según consta en el convenio de construcción suscrito mediante instrumento privado de fecha 16 de octubre de 2023. El convenio de construcción fue protocolizado en la Notaría de Santiago de don Rodrigo Farías Picón, con fecha 19 de marzo de 2024, bajo el Repertorio 2.895-2024.</w:t>
      </w:r>
      <w:bookmarkStart w:id="16" w:name="_Hlk11862966"/>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w:t>
      </w:r>
      <w:proofErr w:type="spellStart"/>
      <w:r w:rsidR="004928D1" w:rsidRPr="004928D1">
        <w:rPr>
          <w:rFonts w:ascii="Palatino Linotype" w:eastAsia="Times New Roman" w:hAnsi="Palatino Linotype"/>
          <w:b/>
          <w:bCs/>
          <w:snapToGrid w:val="0"/>
          <w:spacing w:val="20"/>
          <w:sz w:val="26"/>
          <w:szCs w:val="26"/>
          <w:lang w:val="es-ES_tradnl" w:eastAsia="es-ES"/>
        </w:rPr>
        <w:t>Uno.Trece</w:t>
      </w:r>
      <w:proofErr w:type="spellEnd"/>
      <w:r w:rsidR="004928D1" w:rsidRPr="004928D1">
        <w:rPr>
          <w:rFonts w:ascii="Palatino Linotype" w:eastAsia="Times New Roman" w:hAnsi="Palatino Linotype"/>
          <w:b/>
          <w:bCs/>
          <w:snapToGrid w:val="0"/>
          <w:spacing w:val="20"/>
          <w:sz w:val="26"/>
          <w:szCs w:val="26"/>
          <w:lang w:val="es-ES_tradnl" w:eastAsia="es-ES"/>
        </w:rPr>
        <w:t xml:space="preserve">/ </w:t>
      </w:r>
      <w:bookmarkEnd w:id="16"/>
      <w:r w:rsidR="004928D1" w:rsidRPr="004928D1">
        <w:rPr>
          <w:rFonts w:ascii="Palatino Linotype" w:eastAsia="Meiryo UI" w:hAnsi="Palatino Linotype"/>
          <w:b/>
          <w:bCs/>
          <w:snapToGrid w:val="0"/>
          <w:spacing w:val="20"/>
          <w:sz w:val="26"/>
          <w:szCs w:val="26"/>
          <w:u w:val="single"/>
          <w:lang w:val="es-ES_tradnl" w:eastAsia="es-ES"/>
        </w:rPr>
        <w:t>Declaración</w:t>
      </w:r>
      <w:r w:rsidR="004928D1" w:rsidRPr="004928D1">
        <w:rPr>
          <w:rFonts w:ascii="Palatino Linotype" w:eastAsia="Meiryo UI" w:hAnsi="Palatino Linotype"/>
          <w:b/>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El Comprador declara conocer, en todas sus partes, los planos, las especificaciones técnicas, los antecedentes, el Reglamento de Copropiedad, y todos los documentos referidos en la presente cláusula que, a mayor abundamiento, se entienden formar parte integrante del presente contrato para todos los efectos legales y declara estar conforme con ellos sin tener cargo alguno que formular.</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SEGUNDO</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Compraventa</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Por el presente instrumento</w:t>
      </w:r>
      <w:r w:rsidR="004928D1" w:rsidRPr="004928D1">
        <w:rPr>
          <w:rFonts w:ascii="Palatino Linotype" w:eastAsia="Yu Mincho" w:hAnsi="Palatino Linotype"/>
          <w:b/>
          <w:bCs/>
          <w:snapToGrid w:val="0"/>
          <w:spacing w:val="20"/>
          <w:sz w:val="26"/>
          <w:szCs w:val="26"/>
          <w:lang w:val="es-ES_tradnl" w:eastAsia="es-ES"/>
        </w:rPr>
        <w:t xml:space="preserve"> BOETSCH S.A.</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representada en la forma indicada en la comparecencia vende, cede y transfiere a 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_tradnl" w:eastAsia="es-ES"/>
        </w:rPr>
        <w:t xml:space="preserve">, quien compra, adquiere y acepta para sí, </w:t>
      </w:r>
      <w:r w:rsidR="004928D1" w:rsidRPr="004928D1">
        <w:rPr>
          <w:rFonts w:ascii="Palatino Linotype" w:eastAsia="Meiryo UI" w:hAnsi="Palatino Linotype"/>
          <w:bCs/>
          <w:snapToGrid w:val="0"/>
          <w:spacing w:val="20"/>
          <w:sz w:val="26"/>
          <w:szCs w:val="26"/>
          <w:lang w:val="es-ES_tradnl" w:eastAsia="es-ES"/>
        </w:rPr>
        <w:t xml:space="preserve">el </w:t>
      </w:r>
      <w:r w:rsidR="004928D1" w:rsidRPr="004928D1">
        <w:rPr>
          <w:rFonts w:ascii="Palatino Linotype" w:eastAsia="Meiryo UI" w:hAnsi="Palatino Linotype"/>
          <w:b/>
          <w:bCs/>
          <w:snapToGrid w:val="0"/>
          <w:spacing w:val="20"/>
          <w:sz w:val="26"/>
          <w:szCs w:val="26"/>
          <w:lang w:val="es-ES_tradnl" w:eastAsia="es-ES"/>
        </w:rPr>
        <w:t xml:space="preserve">departamento </w:t>
      </w:r>
      <w:r w:rsidR="004928D1" w:rsidRPr="004928D1">
        <w:rPr>
          <w:rFonts w:ascii="Palatino Linotype" w:eastAsia="Meiryo UI" w:hAnsi="Palatino Linotype"/>
          <w:b/>
          <w:bCs/>
          <w:snapToGrid w:val="0"/>
          <w:color w:val="000000" w:themeColor="text1"/>
          <w:spacing w:val="20"/>
          <w:sz w:val="26"/>
          <w:szCs w:val="26"/>
          <w:lang w:val="es-ES_tradnl" w:eastAsia="es-ES"/>
        </w:rPr>
        <w:t xml:space="preserve">número 605-B </w:t>
      </w:r>
      <w:r w:rsidR="004928D1" w:rsidRPr="004928D1">
        <w:rPr>
          <w:rFonts w:ascii="Palatino Linotype" w:eastAsia="Meiryo UI" w:hAnsi="Palatino Linotype"/>
          <w:bCs/>
          <w:snapToGrid w:val="0"/>
          <w:color w:val="000000" w:themeColor="text1"/>
          <w:spacing w:val="20"/>
          <w:sz w:val="26"/>
          <w:szCs w:val="26"/>
          <w:lang w:val="es-ES_tradnl" w:eastAsia="es-ES"/>
        </w:rPr>
        <w:t xml:space="preserve">del piso </w:t>
      </w:r>
      <w:r w:rsidR="004928D1" w:rsidRPr="004928D1">
        <w:rPr>
          <w:rFonts w:ascii="Palatino Linotype" w:eastAsia="Meiryo UI" w:hAnsi="Palatino Linotype"/>
          <w:b/>
          <w:bCs/>
          <w:snapToGrid w:val="0"/>
          <w:color w:val="000000" w:themeColor="text1"/>
          <w:spacing w:val="20"/>
          <w:sz w:val="26"/>
          <w:szCs w:val="26"/>
          <w:lang w:val="es-ES_tradnl" w:eastAsia="es-ES"/>
        </w:rPr>
        <w:t>SEXTO</w:t>
      </w:r>
      <w:r w:rsidR="004928D1" w:rsidRPr="004928D1">
        <w:rPr>
          <w:rFonts w:ascii="Palatino Linotype" w:eastAsia="Meiryo UI" w:hAnsi="Palatino Linotype"/>
          <w:b/>
          <w:bCs/>
          <w:snapToGrid w:val="0"/>
          <w:spacing w:val="20"/>
          <w:sz w:val="26"/>
          <w:szCs w:val="26"/>
          <w:lang w:val="es-ES_tradnl" w:eastAsia="es-ES"/>
        </w:rPr>
        <w:t xml:space="preserve">, del Edificio B, </w:t>
      </w:r>
      <w:r w:rsidR="004928D1" w:rsidRPr="004928D1">
        <w:rPr>
          <w:rFonts w:ascii="Palatino Linotype" w:eastAsia="Meiryo UI" w:hAnsi="Palatino Linotype"/>
          <w:bCs/>
          <w:snapToGrid w:val="0"/>
          <w:spacing w:val="20"/>
          <w:sz w:val="26"/>
          <w:szCs w:val="26"/>
          <w:lang w:val="es-ES_tradnl" w:eastAsia="es-ES"/>
        </w:rPr>
        <w:t xml:space="preserve">del </w:t>
      </w:r>
      <w:r w:rsidR="004928D1" w:rsidRPr="004928D1">
        <w:rPr>
          <w:rFonts w:ascii="Palatino Linotype" w:eastAsia="Meiryo UI" w:hAnsi="Palatino Linotype"/>
          <w:b/>
          <w:bCs/>
          <w:snapToGrid w:val="0"/>
          <w:spacing w:val="20"/>
          <w:sz w:val="26"/>
          <w:szCs w:val="26"/>
          <w:lang w:val="es-ES_tradnl" w:eastAsia="es-ES"/>
        </w:rPr>
        <w:t>Condominio</w:t>
      </w:r>
      <w:r w:rsidR="004928D1" w:rsidRPr="004928D1">
        <w:rPr>
          <w:rFonts w:ascii="Palatino Linotype" w:eastAsia="Meiryo UI" w:hAnsi="Palatino Linotype"/>
          <w:bCs/>
          <w:snapToGrid w:val="0"/>
          <w:spacing w:val="20"/>
          <w:sz w:val="26"/>
          <w:szCs w:val="26"/>
          <w:lang w:val="es-ES_tradnl" w:eastAsia="es-ES"/>
        </w:rPr>
        <w:t xml:space="preserve"> </w:t>
      </w:r>
      <w:proofErr w:type="spellStart"/>
      <w:r w:rsidR="004928D1" w:rsidRPr="004928D1">
        <w:rPr>
          <w:rFonts w:ascii="Palatino Linotype" w:eastAsia="Times New Roman" w:hAnsi="Palatino Linotype"/>
          <w:b/>
          <w:bCs/>
          <w:snapToGrid w:val="0"/>
          <w:spacing w:val="20"/>
          <w:sz w:val="26"/>
          <w:szCs w:val="26"/>
          <w:u w:val="single"/>
          <w:lang w:val="es-ES_tradnl" w:eastAsia="es-ES"/>
        </w:rPr>
        <w:t>Fuchslocher</w:t>
      </w:r>
      <w:proofErr w:type="spellEnd"/>
      <w:r w:rsidR="004928D1" w:rsidRPr="004928D1">
        <w:rPr>
          <w:rFonts w:ascii="Palatino Linotype" w:eastAsia="Times New Roman" w:hAnsi="Palatino Linotype"/>
          <w:b/>
          <w:bCs/>
          <w:snapToGrid w:val="0"/>
          <w:spacing w:val="20"/>
          <w:sz w:val="26"/>
          <w:szCs w:val="26"/>
          <w:u w:val="single"/>
          <w:lang w:val="es-ES_tradnl" w:eastAsia="es-ES"/>
        </w:rPr>
        <w:t xml:space="preserve"> 1170</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ubicado en </w:t>
      </w:r>
      <w:r w:rsidR="004928D1" w:rsidRPr="004928D1">
        <w:rPr>
          <w:rFonts w:ascii="Palatino Linotype" w:eastAsia="Times New Roman" w:hAnsi="Palatino Linotype"/>
          <w:b/>
          <w:snapToGrid w:val="0"/>
          <w:spacing w:val="20"/>
          <w:sz w:val="26"/>
          <w:szCs w:val="26"/>
          <w:lang w:val="es-ES_tradnl" w:eastAsia="es-ES"/>
        </w:rPr>
        <w:t>Avenida Alcalde Alberto Fuchslocher número 1.170</w:t>
      </w:r>
      <w:r w:rsidR="004928D1" w:rsidRPr="004928D1">
        <w:rPr>
          <w:rFonts w:ascii="Palatino Linotype" w:eastAsia="Times New Roman" w:hAnsi="Palatino Linotype"/>
          <w:bCs/>
          <w:snapToGrid w:val="0"/>
          <w:spacing w:val="20"/>
          <w:sz w:val="26"/>
          <w:szCs w:val="26"/>
          <w:lang w:val="es-ES_tradnl" w:eastAsia="es-ES"/>
        </w:rPr>
        <w:t xml:space="preserve">, comuna de </w:t>
      </w:r>
      <w:r w:rsidR="004928D1" w:rsidRPr="004928D1">
        <w:rPr>
          <w:rFonts w:ascii="Palatino Linotype" w:eastAsia="Times New Roman" w:hAnsi="Palatino Linotype"/>
          <w:b/>
          <w:snapToGrid w:val="0"/>
          <w:spacing w:val="20"/>
          <w:sz w:val="26"/>
          <w:szCs w:val="26"/>
          <w:lang w:val="es-ES_tradnl" w:eastAsia="es-ES"/>
        </w:rPr>
        <w:t>Osorno</w:t>
      </w:r>
      <w:r w:rsidR="004928D1" w:rsidRPr="004928D1">
        <w:rPr>
          <w:rFonts w:ascii="Palatino Linotype" w:eastAsia="Times New Roman" w:hAnsi="Palatino Linotype"/>
          <w:bCs/>
          <w:snapToGrid w:val="0"/>
          <w:spacing w:val="20"/>
          <w:sz w:val="26"/>
          <w:szCs w:val="26"/>
          <w:lang w:val="es-ES_tradnl" w:eastAsia="es-ES"/>
        </w:rPr>
        <w:t>, Región de Los Lagos</w:t>
      </w:r>
      <w:r w:rsidR="004928D1" w:rsidRP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cs="Tahoma"/>
          <w:b/>
          <w:bCs/>
          <w:spacing w:val="20"/>
          <w:sz w:val="26"/>
          <w:szCs w:val="26"/>
        </w:rPr>
        <w:t xml:space="preserve">y se le asigna el USO Y GOCE EXCLUSIVO del estacionamiento número 74 del primer piso, </w:t>
      </w:r>
      <w:r w:rsidR="004928D1" w:rsidRPr="004928D1">
        <w:rPr>
          <w:rFonts w:ascii="Palatino Linotype" w:eastAsia="Meiryo UI" w:hAnsi="Palatino Linotype"/>
          <w:bCs/>
          <w:snapToGrid w:val="0"/>
          <w:spacing w:val="20"/>
          <w:sz w:val="26"/>
          <w:szCs w:val="26"/>
          <w:lang w:val="es-ES_tradnl" w:eastAsia="es-ES"/>
        </w:rPr>
        <w:t xml:space="preserve">el que se describió en la Cláusula Primera precedente, construido sobre el </w:t>
      </w:r>
      <w:r w:rsidR="004928D1" w:rsidRPr="004928D1">
        <w:rPr>
          <w:rFonts w:ascii="Palatino Linotype" w:eastAsia="Times New Roman" w:hAnsi="Palatino Linotype"/>
          <w:bCs/>
          <w:snapToGrid w:val="0"/>
          <w:spacing w:val="20"/>
          <w:sz w:val="26"/>
          <w:szCs w:val="26"/>
          <w:lang w:val="es-ES_tradnl" w:eastAsia="es-ES"/>
        </w:rPr>
        <w:t>Lote Uno</w:t>
      </w:r>
      <w:r w:rsidR="004928D1" w:rsidRPr="004928D1">
        <w:rPr>
          <w:rFonts w:ascii="Palatino Linotype" w:eastAsia="Meiryo UI" w:hAnsi="Palatino Linotype"/>
          <w:bCs/>
          <w:snapToGrid w:val="0"/>
          <w:spacing w:val="20"/>
          <w:sz w:val="26"/>
          <w:szCs w:val="26"/>
          <w:lang w:val="es-ES_tradnl" w:eastAsia="es-ES"/>
        </w:rPr>
        <w:t xml:space="preserve">. </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En la compraventa se incluyen los derechos correspondientes en los bienes comunes, </w:t>
      </w:r>
      <w:proofErr w:type="gramStart"/>
      <w:r w:rsidR="004928D1" w:rsidRPr="004928D1">
        <w:rPr>
          <w:rFonts w:ascii="Palatino Linotype" w:eastAsia="Meiryo UI" w:hAnsi="Palatino Linotype"/>
          <w:bCs/>
          <w:snapToGrid w:val="0"/>
          <w:spacing w:val="20"/>
          <w:sz w:val="26"/>
          <w:szCs w:val="26"/>
          <w:lang w:val="es-ES_tradnl" w:eastAsia="es-ES"/>
        </w:rPr>
        <w:t>de acuerdo a</w:t>
      </w:r>
      <w:proofErr w:type="gramEnd"/>
      <w:r w:rsidR="004928D1" w:rsidRPr="004928D1">
        <w:rPr>
          <w:rFonts w:ascii="Palatino Linotype" w:eastAsia="Meiryo UI" w:hAnsi="Palatino Linotype"/>
          <w:bCs/>
          <w:snapToGrid w:val="0"/>
          <w:spacing w:val="20"/>
          <w:sz w:val="26"/>
          <w:szCs w:val="26"/>
          <w:lang w:val="es-ES_tradnl" w:eastAsia="es-ES"/>
        </w:rPr>
        <w:t xml:space="preserve"> la Ley de Copropiedad Inmobiliaria y al Reglamento de Copropiedad respectivo. </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Meiryo UI" w:hAnsi="Palatino Linotype"/>
          <w:bCs/>
          <w:snapToGrid w:val="0"/>
          <w:spacing w:val="20"/>
          <w:sz w:val="26"/>
          <w:szCs w:val="26"/>
          <w:lang w:val="es-ES_tradnl" w:eastAsia="es-ES"/>
        </w:rPr>
        <w:t xml:space="preserve">Las referencias en este instrumento a “la propiedad”, “el inmueble” y otras similares se entienden hechas a todos los bienes inmuebles </w:t>
      </w:r>
      <w:r w:rsidR="004928D1" w:rsidRPr="004928D1">
        <w:rPr>
          <w:rFonts w:ascii="Palatino Linotype" w:eastAsia="Meiryo UI" w:hAnsi="Palatino Linotype"/>
          <w:bCs/>
          <w:snapToGrid w:val="0"/>
          <w:spacing w:val="20"/>
          <w:sz w:val="26"/>
          <w:szCs w:val="26"/>
          <w:lang w:val="es-ES_tradnl" w:eastAsia="es-ES"/>
        </w:rPr>
        <w:lastRenderedPageBreak/>
        <w:t xml:space="preserve">mencionados en la presente cláusula, conjuntamente. </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Se deja constancia que el Rol de Avalúo Fiscal asignado al departamento número </w:t>
      </w:r>
      <w:r w:rsidR="004928D1" w:rsidRPr="004928D1">
        <w:rPr>
          <w:rFonts w:ascii="Palatino Linotype" w:eastAsia="Times New Roman" w:hAnsi="Palatino Linotype"/>
          <w:b/>
          <w:bCs/>
          <w:snapToGrid w:val="0"/>
          <w:spacing w:val="20"/>
          <w:sz w:val="26"/>
          <w:szCs w:val="26"/>
          <w:lang w:val="es-ES_tradnl" w:eastAsia="es-ES"/>
        </w:rPr>
        <w:t>605-B</w:t>
      </w:r>
      <w:r w:rsidR="004928D1" w:rsidRPr="004928D1">
        <w:rPr>
          <w:rFonts w:ascii="Palatino Linotype" w:eastAsia="Times New Roman" w:hAnsi="Palatino Linotype"/>
          <w:bCs/>
          <w:snapToGrid w:val="0"/>
          <w:spacing w:val="20"/>
          <w:sz w:val="26"/>
          <w:szCs w:val="26"/>
          <w:lang w:val="es-ES_tradnl" w:eastAsia="es-ES"/>
        </w:rPr>
        <w:t xml:space="preserve">, Edificio </w:t>
      </w:r>
      <w:r w:rsidR="004928D1" w:rsidRPr="004928D1">
        <w:rPr>
          <w:rFonts w:ascii="Palatino Linotype" w:eastAsia="Times New Roman" w:hAnsi="Palatino Linotype"/>
          <w:b/>
          <w:bCs/>
          <w:snapToGrid w:val="0"/>
          <w:spacing w:val="20"/>
          <w:sz w:val="26"/>
          <w:szCs w:val="26"/>
          <w:lang w:val="es-ES_tradnl" w:eastAsia="es-ES"/>
        </w:rPr>
        <w:t xml:space="preserve">B </w:t>
      </w:r>
      <w:r w:rsidR="004928D1" w:rsidRPr="004928D1">
        <w:rPr>
          <w:rFonts w:ascii="Palatino Linotype" w:eastAsia="Times New Roman" w:hAnsi="Palatino Linotype"/>
          <w:bCs/>
          <w:snapToGrid w:val="0"/>
          <w:spacing w:val="20"/>
          <w:sz w:val="26"/>
          <w:szCs w:val="26"/>
          <w:lang w:val="es-ES_tradnl" w:eastAsia="es-ES"/>
        </w:rPr>
        <w:t xml:space="preserve">es el número </w:t>
      </w:r>
      <w:r w:rsidR="004928D1" w:rsidRPr="004928D1">
        <w:rPr>
          <w:rFonts w:ascii="Palatino Linotype" w:eastAsia="Times New Roman" w:hAnsi="Palatino Linotype"/>
          <w:b/>
          <w:bCs/>
          <w:snapToGrid w:val="0"/>
          <w:spacing w:val="20"/>
          <w:sz w:val="26"/>
          <w:szCs w:val="26"/>
          <w:lang w:val="es-ES_tradnl" w:eastAsia="es-ES"/>
        </w:rPr>
        <w:t>2234-754</w:t>
      </w:r>
      <w:r w:rsidR="004928D1" w:rsidRPr="004928D1">
        <w:rPr>
          <w:rFonts w:ascii="Palatino Linotype" w:eastAsia="Times New Roman" w:hAnsi="Palatino Linotype"/>
          <w:bCs/>
          <w:snapToGrid w:val="0"/>
          <w:spacing w:val="20"/>
          <w:sz w:val="26"/>
          <w:szCs w:val="26"/>
          <w:lang w:val="es-ES_tradnl" w:eastAsia="es-ES"/>
        </w:rPr>
        <w:t>, de la comuna de Osorno.</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La Compradora autoriza desde ya y en forma irrevocable a la Vendedora y a sus sucesoras legales, para modificar, adicionar, complementar o rectificar el Reglamento de Copropiedad Inmobiliaria del Condominio, facultándola para firmar todo tipo de documentos, sean éstos instrumentos públicos o privados, así como para comparecer con derecho a voz y voto en las Asambleas de Copropietarios, tanto ordinarias como extraordinarias, que sean necesarias para dichos efectos, y queda facultada, desde ya, para constituir todas las servidumbres que se requieran para la evacuación de aguas lluvias, aguas servidas, acueducto, limpieza de fachadas y todas las demás necesarias para el adecuado funcionamiento del Condominio y su desarrollo. De la misma manera, en este acto la Compradora ratifica todas y cada una de las facultades conferidas a </w:t>
      </w:r>
      <w:r w:rsidR="004928D1" w:rsidRPr="004928D1">
        <w:rPr>
          <w:rFonts w:ascii="Palatino Linotype" w:eastAsia="Yu Mincho" w:hAnsi="Palatino Linotype"/>
          <w:b/>
          <w:bCs/>
          <w:snapToGrid w:val="0"/>
          <w:spacing w:val="20"/>
          <w:sz w:val="26"/>
          <w:szCs w:val="26"/>
          <w:lang w:val="es-ES_tradnl" w:eastAsia="es-ES"/>
        </w:rPr>
        <w:t>BOETSCH S.A.</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en el referido Reglamento de Copropiedad Inmobiliaria del Condominio, no siendo necesaria su reproducción.</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Asimismo, la Compradora acepta y autoriza a la Vendedora a efectuar publicidad, mantener una sala de ventas y hacer uso de las dependencias comunes del Condominio con el objeto de enajenar todas y cada una de las unidades que sean de su propiedad. </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De la misma manera, reconoce y acepta la existencia de departamentos pilotos durante toda la venta del mencionado Condominio.</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TERCERO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El precio de la compraventa es el equivalente en pesos, moneda legal, de </w:t>
      </w:r>
      <w:r w:rsidR="004928D1" w:rsidRPr="004928D1">
        <w:rPr>
          <w:rFonts w:ascii="Palatino Linotype" w:eastAsia="Times New Roman" w:hAnsi="Palatino Linotype"/>
          <w:b/>
          <w:bCs/>
          <w:snapToGrid w:val="0"/>
          <w:spacing w:val="20"/>
          <w:sz w:val="26"/>
          <w:szCs w:val="26"/>
          <w:lang w:val="es-ES_tradnl" w:eastAsia="es-ES"/>
        </w:rPr>
        <w:t>2.052 Unidades de Fomento</w:t>
      </w:r>
      <w:r w:rsidR="004928D1" w:rsidRPr="004928D1">
        <w:rPr>
          <w:rFonts w:ascii="Palatino Linotype" w:eastAsia="Times New Roman" w:hAnsi="Palatino Linotype"/>
          <w:bCs/>
          <w:snapToGrid w:val="0"/>
          <w:spacing w:val="20"/>
          <w:sz w:val="26"/>
          <w:szCs w:val="26"/>
          <w:lang w:val="es-ES_tradnl" w:eastAsia="es-ES"/>
        </w:rPr>
        <w:t xml:space="preserve">, por su valor diario a la fecha del presente contrato, que se entera de la siguiente manera: </w:t>
      </w:r>
      <w:r w:rsidR="004928D1" w:rsidRPr="004928D1">
        <w:rPr>
          <w:rFonts w:ascii="Palatino Linotype" w:eastAsia="Times New Roman" w:hAnsi="Palatino Linotype"/>
          <w:b/>
          <w:bCs/>
          <w:snapToGrid w:val="0"/>
          <w:spacing w:val="20"/>
          <w:sz w:val="26"/>
          <w:szCs w:val="26"/>
          <w:lang w:val="es-ES_tradnl" w:eastAsia="es-ES"/>
        </w:rPr>
        <w:t>a)</w:t>
      </w:r>
      <w:r w:rsidR="004928D1" w:rsidRPr="004928D1">
        <w:rPr>
          <w:rFonts w:ascii="Palatino Linotype" w:eastAsia="Times New Roman" w:hAnsi="Palatino Linotype"/>
          <w:bCs/>
          <w:snapToGrid w:val="0"/>
          <w:spacing w:val="20"/>
          <w:sz w:val="26"/>
          <w:szCs w:val="26"/>
          <w:lang w:val="es-ES_tradnl" w:eastAsia="es-ES"/>
        </w:rPr>
        <w:t xml:space="preserve"> Con </w:t>
      </w:r>
      <w:r w:rsidR="004928D1" w:rsidRPr="004928D1">
        <w:rPr>
          <w:rFonts w:ascii="Palatino Linotype" w:eastAsia="Times New Roman" w:hAnsi="Palatino Linotype"/>
          <w:bCs/>
          <w:snapToGrid w:val="0"/>
          <w:spacing w:val="20"/>
          <w:sz w:val="26"/>
          <w:szCs w:val="26"/>
          <w:lang w:val="es-ES_tradnl" w:eastAsia="es-ES"/>
        </w:rPr>
        <w:lastRenderedPageBreak/>
        <w:t xml:space="preserve">el equivalente en pesos, moneda legal, a </w:t>
      </w:r>
      <w:r w:rsidR="004928D1" w:rsidRPr="004928D1">
        <w:rPr>
          <w:rFonts w:ascii="Palatino Linotype" w:eastAsia="Times New Roman" w:hAnsi="Palatino Linotype"/>
          <w:b/>
          <w:bCs/>
          <w:snapToGrid w:val="0"/>
          <w:spacing w:val="20"/>
          <w:sz w:val="26"/>
          <w:szCs w:val="26"/>
          <w:lang w:val="es-ES_tradnl" w:eastAsia="es-ES"/>
        </w:rPr>
        <w:t>1.292 Unidades de Fomento</w:t>
      </w:r>
      <w:r w:rsidR="004928D1" w:rsidRPr="004928D1">
        <w:rPr>
          <w:rFonts w:ascii="Palatino Linotype" w:eastAsia="Times New Roman" w:hAnsi="Palatino Linotype"/>
          <w:bCs/>
          <w:snapToGrid w:val="0"/>
          <w:spacing w:val="20"/>
          <w:sz w:val="26"/>
          <w:szCs w:val="26"/>
          <w:lang w:val="es-ES_tradnl" w:eastAsia="es-ES"/>
        </w:rPr>
        <w:t xml:space="preserve">, por su valor diario a la fecha del pago efectivo, que el comprador paga al vendedor con cargo al </w:t>
      </w:r>
      <w:r w:rsidR="004928D1" w:rsidRPr="004928D1">
        <w:rPr>
          <w:rFonts w:ascii="Palatino Linotype" w:eastAsia="Times New Roman" w:hAnsi="Palatino Linotype"/>
          <w:b/>
          <w:bCs/>
          <w:snapToGrid w:val="0"/>
          <w:spacing w:val="20"/>
          <w:sz w:val="26"/>
          <w:szCs w:val="26"/>
          <w:lang w:val="es-ES_tradnl" w:eastAsia="es-ES"/>
        </w:rPr>
        <w:t>mutuo hipotecario endosable</w:t>
      </w:r>
      <w:r w:rsidR="004928D1" w:rsidRPr="004928D1">
        <w:rPr>
          <w:rFonts w:ascii="Palatino Linotype" w:eastAsia="Times New Roman" w:hAnsi="Palatino Linotype"/>
          <w:bCs/>
          <w:snapToGrid w:val="0"/>
          <w:spacing w:val="20"/>
          <w:sz w:val="26"/>
          <w:szCs w:val="26"/>
          <w:lang w:val="es-ES_tradnl" w:eastAsia="es-ES"/>
        </w:rPr>
        <w:t xml:space="preserve"> por el mismo monto, que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le otorga al comprador en la cláusula </w:t>
      </w:r>
      <w:r w:rsidR="004928D1" w:rsidRPr="004928D1">
        <w:rPr>
          <w:rFonts w:ascii="Palatino Linotype" w:eastAsia="Times New Roman" w:hAnsi="Palatino Linotype"/>
          <w:b/>
          <w:bCs/>
          <w:snapToGrid w:val="0"/>
          <w:spacing w:val="20"/>
          <w:sz w:val="26"/>
          <w:szCs w:val="26"/>
          <w:lang w:val="es-ES_tradnl" w:eastAsia="es-ES"/>
        </w:rPr>
        <w:t>octava</w:t>
      </w:r>
      <w:r w:rsidR="004928D1" w:rsidRPr="004928D1">
        <w:rPr>
          <w:rFonts w:ascii="Palatino Linotype" w:eastAsia="Times New Roman" w:hAnsi="Palatino Linotype"/>
          <w:bCs/>
          <w:snapToGrid w:val="0"/>
          <w:spacing w:val="20"/>
          <w:sz w:val="26"/>
          <w:szCs w:val="26"/>
          <w:lang w:val="es-ES_tradnl" w:eastAsia="es-ES"/>
        </w:rPr>
        <w:t xml:space="preserve"> de esta escritura, y en las condiciones y modalidades que más adelante se señalan, las que aceptan expresamente las partes; </w:t>
      </w:r>
      <w:r w:rsidR="004928D1" w:rsidRPr="004928D1">
        <w:rPr>
          <w:rFonts w:ascii="Palatino Linotype" w:eastAsia="Times New Roman" w:hAnsi="Palatino Linotype"/>
          <w:b/>
          <w:bCs/>
          <w:snapToGrid w:val="0"/>
          <w:spacing w:val="20"/>
          <w:sz w:val="26"/>
          <w:szCs w:val="26"/>
          <w:lang w:val="es-ES_tradnl" w:eastAsia="es-ES"/>
        </w:rPr>
        <w:t>b)</w:t>
      </w:r>
      <w:r w:rsidR="004928D1" w:rsidRPr="004928D1">
        <w:rPr>
          <w:rFonts w:ascii="Palatino Linotype" w:eastAsia="Times New Roman" w:hAnsi="Palatino Linotype"/>
          <w:bCs/>
          <w:snapToGrid w:val="0"/>
          <w:spacing w:val="20"/>
          <w:sz w:val="26"/>
          <w:szCs w:val="26"/>
          <w:lang w:val="es-ES_tradnl" w:eastAsia="es-ES"/>
        </w:rPr>
        <w:t xml:space="preserve"> Con el equivalente en pesos, moneda legal, a </w:t>
      </w:r>
      <w:r w:rsidR="004928D1" w:rsidRPr="004928D1">
        <w:rPr>
          <w:rFonts w:ascii="Palatino Linotype" w:eastAsia="Times New Roman" w:hAnsi="Palatino Linotype"/>
          <w:b/>
          <w:bCs/>
          <w:snapToGrid w:val="0"/>
          <w:color w:val="000000" w:themeColor="text1"/>
          <w:spacing w:val="20"/>
          <w:sz w:val="26"/>
          <w:szCs w:val="26"/>
          <w:lang w:val="es-ES_tradnl" w:eastAsia="es-ES"/>
        </w:rPr>
        <w:t xml:space="preserve">110 </w:t>
      </w:r>
      <w:r w:rsidR="004928D1" w:rsidRPr="004928D1">
        <w:rPr>
          <w:rFonts w:ascii="Palatino Linotype" w:eastAsia="Times New Roman" w:hAnsi="Palatino Linotype"/>
          <w:b/>
          <w:bCs/>
          <w:snapToGrid w:val="0"/>
          <w:spacing w:val="20"/>
          <w:sz w:val="26"/>
          <w:szCs w:val="26"/>
          <w:lang w:val="es-ES_tradnl" w:eastAsia="es-ES"/>
        </w:rPr>
        <w:t>Unidades de Fomento</w:t>
      </w:r>
      <w:r w:rsidR="004928D1" w:rsidRPr="004928D1">
        <w:rPr>
          <w:rFonts w:ascii="Palatino Linotype" w:eastAsia="Times New Roman" w:hAnsi="Palatino Linotype"/>
          <w:bCs/>
          <w:snapToGrid w:val="0"/>
          <w:spacing w:val="20"/>
          <w:sz w:val="26"/>
          <w:szCs w:val="26"/>
          <w:lang w:val="es-ES_tradnl" w:eastAsia="es-ES"/>
        </w:rPr>
        <w:t xml:space="preserve">, por su valor diario a la fecha del presente contrato, que el comprador paga en este acto a la vendedora, en dinero efectivo, declarando esta última, por medio de su representante, recibir dicha cantidad a su entera satisfacción y conformidad; </w:t>
      </w:r>
      <w:bookmarkStart w:id="17" w:name="_Hlk195267797"/>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c)</w:t>
      </w:r>
      <w:r w:rsidR="004928D1" w:rsidRPr="004928D1">
        <w:rPr>
          <w:rFonts w:ascii="Palatino Linotype" w:eastAsia="Times New Roman" w:hAnsi="Palatino Linotype"/>
          <w:bCs/>
          <w:snapToGrid w:val="0"/>
          <w:spacing w:val="20"/>
          <w:sz w:val="26"/>
          <w:szCs w:val="26"/>
          <w:lang w:val="es-ES_tradnl" w:eastAsia="es-ES"/>
        </w:rPr>
        <w:t xml:space="preserve"> Con el equivalente en pesos de </w:t>
      </w:r>
      <w:r w:rsidR="004928D1" w:rsidRPr="004928D1">
        <w:rPr>
          <w:rFonts w:ascii="Palatino Linotype" w:eastAsia="Times New Roman" w:hAnsi="Palatino Linotype"/>
          <w:b/>
          <w:bCs/>
          <w:snapToGrid w:val="0"/>
          <w:spacing w:val="20"/>
          <w:sz w:val="26"/>
          <w:szCs w:val="26"/>
          <w:lang w:val="es-ES_tradnl" w:eastAsia="es-ES"/>
        </w:rPr>
        <w:t>100 Unidades de Fomento</w:t>
      </w:r>
      <w:r w:rsidR="004928D1" w:rsidRPr="004928D1">
        <w:rPr>
          <w:rFonts w:ascii="Palatino Linotype" w:eastAsia="Times New Roman" w:hAnsi="Palatino Linotype"/>
          <w:bCs/>
          <w:snapToGrid w:val="0"/>
          <w:spacing w:val="20"/>
          <w:sz w:val="26"/>
          <w:szCs w:val="26"/>
          <w:lang w:val="es-ES_tradnl" w:eastAsia="es-ES"/>
        </w:rPr>
        <w:t>, por su valor a la fecha del presente contrato, cantidad que corresponde a la cuota de ahorro mínimo establecida en el artículo tercero del Decreto Supremo número diecinueve, del Ministerio de Vivienda y Urbanismo, publicado en el Diario Oficial de fecha catorce de julio del año dos mil dieciséis que el comprador paga al vendedor en este acto, en dinero efectivo, quien lo declara recibir a su entera satisfacción;</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d)</w:t>
      </w:r>
      <w:r w:rsidR="004928D1" w:rsidRPr="004928D1">
        <w:rPr>
          <w:rFonts w:ascii="Palatino Linotype" w:eastAsia="Times New Roman" w:hAnsi="Palatino Linotype"/>
          <w:bCs/>
          <w:snapToGrid w:val="0"/>
          <w:spacing w:val="20"/>
          <w:sz w:val="26"/>
          <w:szCs w:val="26"/>
          <w:lang w:val="es-ES_tradnl" w:eastAsia="es-ES"/>
        </w:rPr>
        <w:t xml:space="preserve"> con el que equivalente en pesos, moneda legal, de </w:t>
      </w:r>
      <w:r w:rsidR="004928D1" w:rsidRPr="004928D1">
        <w:rPr>
          <w:rFonts w:ascii="Palatino Linotype" w:eastAsia="Times New Roman" w:hAnsi="Palatino Linotype"/>
          <w:b/>
          <w:bCs/>
          <w:snapToGrid w:val="0"/>
          <w:spacing w:val="20"/>
          <w:sz w:val="26"/>
          <w:szCs w:val="26"/>
          <w:lang w:val="es-ES_tradnl" w:eastAsia="es-ES"/>
        </w:rPr>
        <w:t>550 Unidades de Fomento</w:t>
      </w:r>
      <w:r w:rsidR="004928D1" w:rsidRPr="004928D1">
        <w:rPr>
          <w:rFonts w:ascii="Palatino Linotype" w:eastAsia="Times New Roman" w:hAnsi="Palatino Linotype"/>
          <w:bCs/>
          <w:snapToGrid w:val="0"/>
          <w:spacing w:val="20"/>
          <w:sz w:val="26"/>
          <w:szCs w:val="26"/>
          <w:lang w:val="es-ES_tradnl" w:eastAsia="es-ES"/>
        </w:rPr>
        <w:t xml:space="preserve">, por su valor diario a la fecha del presente contrato, que corresponde al monto total del subsidio habitacional aplicado a la presente compraventa, de conformidad a las normas establecidas en el Decreto Supremo Número diecinueve de (V. y U.) de dos mil dieciséis, que reglamenta Programa de Integración Social y Territorial del Ministerio de Vivienda y Urbanismo. El SERVIU </w:t>
      </w:r>
      <w:r w:rsidR="004928D1" w:rsidRPr="004928D1">
        <w:rPr>
          <w:rFonts w:ascii="Palatino Linotype" w:eastAsia="Times New Roman" w:hAnsi="Palatino Linotype"/>
          <w:b/>
          <w:snapToGrid w:val="0"/>
          <w:spacing w:val="20"/>
          <w:sz w:val="26"/>
          <w:szCs w:val="26"/>
          <w:lang w:val="es-ES_tradnl" w:eastAsia="es-ES"/>
        </w:rPr>
        <w:t>REGION DE LOS LAGOS</w:t>
      </w:r>
      <w:r w:rsidR="004928D1" w:rsidRPr="004928D1">
        <w:rPr>
          <w:rFonts w:ascii="Palatino Linotype" w:eastAsia="Times New Roman" w:hAnsi="Palatino Linotype"/>
          <w:bCs/>
          <w:snapToGrid w:val="0"/>
          <w:spacing w:val="20"/>
          <w:sz w:val="26"/>
          <w:szCs w:val="26"/>
          <w:lang w:val="es-ES_tradnl" w:eastAsia="es-ES"/>
        </w:rPr>
        <w:t xml:space="preserve"> paga directamente al vendedor la suma antes indicada, conforme al valor que tenga la unidad de fomento a </w:t>
      </w:r>
      <w:r w:rsidR="004928D1" w:rsidRPr="004928D1">
        <w:rPr>
          <w:rFonts w:ascii="Palatino Linotype" w:eastAsia="Times New Roman" w:hAnsi="Palatino Linotype"/>
          <w:bCs/>
          <w:snapToGrid w:val="0"/>
          <w:spacing w:val="20"/>
          <w:sz w:val="26"/>
          <w:szCs w:val="26"/>
          <w:lang w:val="es-ES_tradnl" w:eastAsia="es-ES"/>
        </w:rPr>
        <w:lastRenderedPageBreak/>
        <w:t xml:space="preserve">la fecha de su pago efectivo de acuerdo a lo establecido en el D.S. Número diecinueve antes referido y a la Resolución exenta número </w:t>
      </w:r>
      <w:r w:rsidR="004928D1" w:rsidRPr="004928D1">
        <w:rPr>
          <w:rFonts w:ascii="Palatino Linotype" w:eastAsia="Times New Roman" w:hAnsi="Palatino Linotype"/>
          <w:b/>
          <w:bCs/>
          <w:snapToGrid w:val="0"/>
          <w:spacing w:val="20"/>
          <w:sz w:val="26"/>
          <w:szCs w:val="26"/>
          <w:lang w:val="es-ES_tradnl" w:eastAsia="es-ES"/>
        </w:rPr>
        <w:t>996</w:t>
      </w:r>
      <w:r w:rsidR="004928D1" w:rsidRPr="004928D1">
        <w:rPr>
          <w:rFonts w:ascii="Palatino Linotype" w:eastAsia="Times New Roman" w:hAnsi="Palatino Linotype"/>
          <w:bCs/>
          <w:snapToGrid w:val="0"/>
          <w:spacing w:val="20"/>
          <w:sz w:val="26"/>
          <w:szCs w:val="26"/>
          <w:lang w:val="es-ES_tradnl" w:eastAsia="es-ES"/>
        </w:rPr>
        <w:t xml:space="preserve">, emitida por el Serviu antes citado, con fecha </w:t>
      </w:r>
      <w:r w:rsidR="004928D1" w:rsidRPr="004928D1">
        <w:rPr>
          <w:rFonts w:ascii="Palatino Linotype" w:eastAsia="Times New Roman" w:hAnsi="Palatino Linotype"/>
          <w:b/>
          <w:bCs/>
          <w:snapToGrid w:val="0"/>
          <w:spacing w:val="20"/>
          <w:sz w:val="26"/>
          <w:szCs w:val="26"/>
          <w:lang w:val="es-ES_tradnl" w:eastAsia="es-ES"/>
        </w:rPr>
        <w:t>19 de febrero de 2026</w:t>
      </w:r>
      <w:r w:rsidR="004928D1" w:rsidRPr="004928D1">
        <w:rPr>
          <w:rFonts w:ascii="Palatino Linotype" w:eastAsia="Times New Roman" w:hAnsi="Palatino Linotype"/>
          <w:bCs/>
          <w:snapToGrid w:val="0"/>
          <w:spacing w:val="20"/>
          <w:sz w:val="26"/>
          <w:szCs w:val="26"/>
          <w:lang w:val="es-ES_tradnl" w:eastAsia="es-ES"/>
        </w:rPr>
        <w:t xml:space="preserve">, que aprueba la nómina de postulantes seleccionados y los bonos de integración social y de captación de subsidios para el proyecto habitacional referido en la cláusula primera precedente. Se deja constancia que el monto total del subsidio habitacional aplicado a la presente compraventa, comprende los siguientes montos de subsidio base y bonos: I) </w:t>
      </w:r>
      <w:r w:rsidR="004928D1" w:rsidRPr="004928D1">
        <w:rPr>
          <w:rFonts w:ascii="Palatino Linotype" w:eastAsia="Times New Roman" w:hAnsi="Palatino Linotype"/>
          <w:b/>
          <w:bCs/>
          <w:snapToGrid w:val="0"/>
          <w:spacing w:val="20"/>
          <w:sz w:val="26"/>
          <w:szCs w:val="26"/>
          <w:lang w:val="es-ES_tradnl" w:eastAsia="es-ES"/>
        </w:rPr>
        <w:t xml:space="preserve">250 </w:t>
      </w:r>
      <w:r w:rsidR="004928D1" w:rsidRPr="004928D1">
        <w:rPr>
          <w:rFonts w:ascii="Palatino Linotype" w:eastAsia="Times New Roman" w:hAnsi="Palatino Linotype"/>
          <w:bCs/>
          <w:snapToGrid w:val="0"/>
          <w:spacing w:val="20"/>
          <w:sz w:val="26"/>
          <w:szCs w:val="26"/>
          <w:lang w:val="es-ES_tradnl" w:eastAsia="es-ES"/>
        </w:rPr>
        <w:t xml:space="preserve">unidades de fomento, por concepto de Subsidio Base previsto en el Decreto Supremo número diecinueve (V. y U.), de dos mil dieciséis; II) </w:t>
      </w:r>
      <w:r w:rsidR="004928D1" w:rsidRPr="004928D1">
        <w:rPr>
          <w:rFonts w:ascii="Palatino Linotype" w:eastAsia="Times New Roman" w:hAnsi="Palatino Linotype"/>
          <w:b/>
          <w:bCs/>
          <w:snapToGrid w:val="0"/>
          <w:spacing w:val="20"/>
          <w:sz w:val="26"/>
          <w:szCs w:val="26"/>
          <w:lang w:val="es-ES_tradnl" w:eastAsia="es-ES"/>
        </w:rPr>
        <w:t xml:space="preserve">200 </w:t>
      </w:r>
      <w:r w:rsidR="004928D1" w:rsidRPr="004928D1">
        <w:rPr>
          <w:rFonts w:ascii="Palatino Linotype" w:eastAsia="Times New Roman" w:hAnsi="Palatino Linotype"/>
          <w:bCs/>
          <w:snapToGrid w:val="0"/>
          <w:spacing w:val="20"/>
          <w:sz w:val="26"/>
          <w:szCs w:val="26"/>
          <w:lang w:val="es-ES_tradnl" w:eastAsia="es-ES"/>
        </w:rPr>
        <w:t xml:space="preserve">unidades de fomento, por concepto de Bono de Integración Social previsto en el artículo cuarto del referido Decreto y III) </w:t>
      </w:r>
      <w:r w:rsidR="004928D1" w:rsidRPr="004928D1">
        <w:rPr>
          <w:rFonts w:ascii="Palatino Linotype" w:eastAsia="Times New Roman" w:hAnsi="Palatino Linotype"/>
          <w:b/>
          <w:bCs/>
          <w:snapToGrid w:val="0"/>
          <w:spacing w:val="20"/>
          <w:sz w:val="26"/>
          <w:szCs w:val="26"/>
          <w:lang w:val="es-ES_tradnl" w:eastAsia="es-ES"/>
        </w:rPr>
        <w:t xml:space="preserve">100 </w:t>
      </w:r>
      <w:r w:rsidR="004928D1" w:rsidRPr="004928D1">
        <w:rPr>
          <w:rFonts w:ascii="Palatino Linotype" w:eastAsia="Times New Roman" w:hAnsi="Palatino Linotype"/>
          <w:bCs/>
          <w:snapToGrid w:val="0"/>
          <w:spacing w:val="20"/>
          <w:sz w:val="26"/>
          <w:szCs w:val="26"/>
          <w:lang w:val="es-ES_tradnl" w:eastAsia="es-ES"/>
        </w:rPr>
        <w:t xml:space="preserve">unidades de fomento, por concepto de Bono por Captación de Subsidio previsto en el artículo quinto del referido Decreto. Este subsidio es una ayuda estatal directa, sin cargo de restitución por parte de su beneficiario, por tanto, se acoge expresamente a los montos de subsidio, Bonos y demás beneficios que contempla el D.S. Número diecinueve de (V. y U.) de dos mil dieciséis, que reglamenta el Subsidio Habitacional Extraordinario para Proyectos de Integración Social. La parte vendedora declara haber recibido debidamente endosado a su nombre el respectivo Certificado de Subsidio. La entrega de este documento endosado se tendrá como pago efectivo para todos los efectos legales. La parte vendedora se obliga a acompañar toda la documentación exigida para el pago de dicho Certificado de Subsidio por las normas legales y reglamentarias que lo rigen, renunciando desde ya a la acción resolutoria por el no pago de dicho documento por </w:t>
      </w:r>
      <w:r w:rsidR="004928D1" w:rsidRPr="004928D1">
        <w:rPr>
          <w:rFonts w:ascii="Palatino Linotype" w:eastAsia="Times New Roman" w:hAnsi="Palatino Linotype"/>
          <w:bCs/>
          <w:snapToGrid w:val="0"/>
          <w:spacing w:val="20"/>
          <w:sz w:val="26"/>
          <w:szCs w:val="26"/>
          <w:lang w:val="es-ES_tradnl" w:eastAsia="es-ES"/>
        </w:rPr>
        <w:lastRenderedPageBreak/>
        <w:t xml:space="preserve">incumplimiento de los requisitos previstos en las respectivas normas legales y reglamentarias para su pago. </w:t>
      </w:r>
      <w:bookmarkEnd w:id="17"/>
      <w:r w:rsidR="004928D1" w:rsidRPr="004928D1">
        <w:rPr>
          <w:rFonts w:ascii="Palatino Linotype" w:eastAsia="Times New Roman" w:hAnsi="Palatino Linotype"/>
          <w:bCs/>
          <w:snapToGrid w:val="0"/>
          <w:spacing w:val="20"/>
          <w:sz w:val="26"/>
          <w:szCs w:val="26"/>
          <w:lang w:val="es-ES_tradnl" w:eastAsia="es-ES"/>
        </w:rPr>
        <w:t xml:space="preserve">El comprador declara haber recibido materialmente a su entera conformidad la propiedad raíz materia de este contrato. El vendedor declara haber recibido la totalidad del precio y, en consecuencia, reconoce que éste ha sido íntegramente pagado. </w:t>
      </w:r>
      <w:r w:rsidR="004928D1" w:rsidRPr="004928D1">
        <w:rPr>
          <w:rFonts w:ascii="Palatino Linotype" w:eastAsia="Times New Roman" w:hAnsi="Palatino Linotype"/>
          <w:b/>
          <w:bCs/>
          <w:snapToGrid w:val="0"/>
          <w:spacing w:val="20"/>
          <w:sz w:val="26"/>
          <w:szCs w:val="26"/>
          <w:lang w:val="es-ES_tradnl" w:eastAsia="es-ES"/>
        </w:rPr>
        <w:t>Las partes renuncian expresamente a las acciones resolutorias que pudieran emanar del presente contrato</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hAnsi="Palatino Linotype" w:cs="Tahoma"/>
          <w:spacing w:val="20"/>
          <w:sz w:val="26"/>
          <w:szCs w:val="26"/>
          <w:lang w:val="es-ES_tradnl"/>
        </w:rPr>
        <w:t xml:space="preserve">Solo para efectos declarativos, las Partes (i) han valorizado el departamento que se adquiere en la suma de </w:t>
      </w:r>
      <w:ins w:id="18" w:author="Yasna Estrada" w:date="2026-08-10T16:34:00Z" w16du:dateUtc="2026-08-10T20:34:00Z">
        <w:r w:rsidR="009B6900" w:rsidRPr="009B6900">
          <w:rPr>
            <w:rFonts w:ascii="Palatino Linotype" w:hAnsi="Palatino Linotype" w:cs="Tahoma"/>
            <w:spacing w:val="20"/>
            <w:sz w:val="26"/>
            <w:szCs w:val="26"/>
            <w:highlight w:val="cyan"/>
            <w:lang w:val="es-ES_tradnl"/>
            <w:rPrChange w:id="19" w:author="Yasna Estrada" w:date="2026-08-10T16:34:00Z" w16du:dateUtc="2026-08-10T20:34:00Z">
              <w:rPr>
                <w:rFonts w:ascii="Palatino Linotype" w:hAnsi="Palatino Linotype" w:cs="Tahoma"/>
                <w:spacing w:val="20"/>
                <w:sz w:val="26"/>
                <w:szCs w:val="26"/>
                <w:lang w:val="es-ES_tradnl"/>
              </w:rPr>
            </w:rPrChange>
          </w:rPr>
          <w:t>1.900</w:t>
        </w:r>
        <w:r w:rsidR="009B6900">
          <w:rPr>
            <w:rFonts w:ascii="Palatino Linotype" w:hAnsi="Palatino Linotype" w:cs="Tahoma"/>
            <w:spacing w:val="20"/>
            <w:sz w:val="26"/>
            <w:szCs w:val="26"/>
            <w:lang w:val="es-ES_tradnl"/>
          </w:rPr>
          <w:t xml:space="preserve"> </w:t>
        </w:r>
      </w:ins>
      <w:del w:id="20" w:author="Yasna Estrada" w:date="2026-08-10T16:34:00Z" w16du:dateUtc="2026-08-10T20:34:00Z">
        <w:r w:rsidR="004928D1" w:rsidRPr="004928D1" w:rsidDel="009B6900">
          <w:rPr>
            <w:rFonts w:ascii="Palatino Linotype" w:hAnsi="Palatino Linotype" w:cs="Tahoma"/>
            <w:spacing w:val="20"/>
            <w:sz w:val="26"/>
            <w:szCs w:val="26"/>
            <w:lang w:val="es-ES_tradnl"/>
          </w:rPr>
          <w:delText>2.000</w:delText>
        </w:r>
      </w:del>
      <w:r w:rsidR="004928D1" w:rsidRPr="004928D1">
        <w:rPr>
          <w:rFonts w:ascii="Palatino Linotype" w:hAnsi="Palatino Linotype" w:cs="Tahoma"/>
          <w:spacing w:val="20"/>
          <w:sz w:val="26"/>
          <w:szCs w:val="26"/>
          <w:lang w:val="es-ES_tradnl"/>
        </w:rPr>
        <w:t xml:space="preserve"> Unidades de Fomento; y (</w:t>
      </w:r>
      <w:proofErr w:type="spellStart"/>
      <w:r w:rsidR="004928D1" w:rsidRPr="004928D1">
        <w:rPr>
          <w:rFonts w:ascii="Palatino Linotype" w:hAnsi="Palatino Linotype" w:cs="Tahoma"/>
          <w:spacing w:val="20"/>
          <w:sz w:val="26"/>
          <w:szCs w:val="26"/>
          <w:lang w:val="es-ES_tradnl"/>
        </w:rPr>
        <w:t>ii</w:t>
      </w:r>
      <w:proofErr w:type="spellEnd"/>
      <w:r w:rsidR="004928D1" w:rsidRPr="004928D1">
        <w:rPr>
          <w:rFonts w:ascii="Palatino Linotype" w:hAnsi="Palatino Linotype" w:cs="Tahoma"/>
          <w:spacing w:val="20"/>
          <w:sz w:val="26"/>
          <w:szCs w:val="26"/>
          <w:lang w:val="es-ES_tradnl"/>
        </w:rPr>
        <w:t xml:space="preserve">) estimado la asignación del derecho de uso y goce exclusivo del estacionamiento 74 en la suma de </w:t>
      </w:r>
      <w:ins w:id="21" w:author="Yasna Estrada" w:date="2026-08-10T16:35:00Z" w16du:dateUtc="2026-08-10T20:35:00Z">
        <w:r w:rsidR="009B6900" w:rsidRPr="009B6900">
          <w:rPr>
            <w:rFonts w:ascii="Palatino Linotype" w:hAnsi="Palatino Linotype" w:cs="Tahoma"/>
            <w:spacing w:val="20"/>
            <w:sz w:val="26"/>
            <w:szCs w:val="26"/>
            <w:highlight w:val="cyan"/>
            <w:lang w:val="es-ES_tradnl"/>
            <w:rPrChange w:id="22" w:author="Yasna Estrada" w:date="2026-08-10T16:35:00Z" w16du:dateUtc="2026-08-10T20:35:00Z">
              <w:rPr>
                <w:rFonts w:ascii="Palatino Linotype" w:hAnsi="Palatino Linotype" w:cs="Tahoma"/>
                <w:spacing w:val="20"/>
                <w:sz w:val="26"/>
                <w:szCs w:val="26"/>
                <w:lang w:val="es-ES_tradnl"/>
              </w:rPr>
            </w:rPrChange>
          </w:rPr>
          <w:t>152</w:t>
        </w:r>
        <w:r w:rsidR="009B6900">
          <w:rPr>
            <w:rFonts w:ascii="Palatino Linotype" w:hAnsi="Palatino Linotype" w:cs="Tahoma"/>
            <w:spacing w:val="20"/>
            <w:sz w:val="26"/>
            <w:szCs w:val="26"/>
            <w:lang w:val="es-ES_tradnl"/>
          </w:rPr>
          <w:t xml:space="preserve"> </w:t>
        </w:r>
      </w:ins>
      <w:del w:id="23" w:author="Yasna Estrada" w:date="2026-08-10T16:35:00Z" w16du:dateUtc="2026-08-10T20:35:00Z">
        <w:r w:rsidR="004928D1" w:rsidRPr="004928D1" w:rsidDel="009B6900">
          <w:rPr>
            <w:rFonts w:ascii="Palatino Linotype" w:hAnsi="Palatino Linotype" w:cs="Tahoma"/>
            <w:spacing w:val="20"/>
            <w:sz w:val="26"/>
            <w:szCs w:val="26"/>
            <w:lang w:val="es-ES_tradnl"/>
          </w:rPr>
          <w:delText>52</w:delText>
        </w:r>
      </w:del>
      <w:r w:rsidR="004928D1" w:rsidRPr="004928D1">
        <w:rPr>
          <w:rFonts w:ascii="Palatino Linotype" w:hAnsi="Palatino Linotype" w:cs="Tahoma"/>
          <w:spacing w:val="20"/>
          <w:sz w:val="26"/>
          <w:szCs w:val="26"/>
          <w:lang w:val="es-ES_tradnl"/>
        </w:rPr>
        <w:t xml:space="preserve"> Unidades de Fomento.</w:t>
      </w:r>
      <w:r w:rsidR="004928D1">
        <w:rPr>
          <w:rFonts w:ascii="Palatino Linotype" w:hAnsi="Palatino Linotype" w:cs="Tahoma"/>
          <w:spacing w:val="20"/>
          <w:sz w:val="26"/>
          <w:szCs w:val="26"/>
          <w:lang w:val="es-ES_tradnl"/>
        </w:rPr>
        <w:t xml:space="preserve"> </w:t>
      </w:r>
      <w:r w:rsidR="004928D1" w:rsidRPr="004928D1">
        <w:rPr>
          <w:rFonts w:ascii="Palatino Linotype" w:eastAsia="Times New Roman" w:hAnsi="Palatino Linotype"/>
          <w:b/>
          <w:bCs/>
          <w:snapToGrid w:val="0"/>
          <w:spacing w:val="20"/>
          <w:sz w:val="26"/>
          <w:szCs w:val="26"/>
          <w:u w:val="single"/>
          <w:lang w:val="es-ES_tradnl" w:eastAsia="es-ES"/>
        </w:rPr>
        <w:t>TERCERO BIS</w:t>
      </w:r>
      <w:r w:rsidR="004928D1" w:rsidRPr="004928D1">
        <w:rPr>
          <w:rFonts w:ascii="Palatino Linotype" w:eastAsia="Times New Roman" w:hAnsi="Palatino Linotype"/>
          <w:bCs/>
          <w:snapToGrid w:val="0"/>
          <w:spacing w:val="20"/>
          <w:sz w:val="26"/>
          <w:szCs w:val="26"/>
          <w:lang w:val="es-ES_tradnl" w:eastAsia="es-ES"/>
        </w:rPr>
        <w:t xml:space="preserve">: El Comprador declara expresamente que conoce y cumple íntegramente a la fecha del presente contrato los requisitos exigidos para el pago del subsidio señalado en la cláusula precedente por las normas legales y reglamentarias que lo rigen. El cumplimiento de estos requisitos es elevado por las partes a condición esencial del contrato de compraventa. Por lo anterior, si por cualquier circunstancia el Comprador no diere total y cabal cumplimiento a los requisitos establecidos para el pago del subsidio, encontrándose en las circunstancias establecidas en el artículo veintinueve del Decreto Diecinueve del Ministerio de Vivienda y Urbanismo  y, en definitiva, no fuere asignatario del subsidio habitacional, el Comprador deberá enterar directamente al Vendedor con fondos propios, el monto del subsidio habitacional indicado en la </w:t>
      </w:r>
      <w:r w:rsidR="004928D1" w:rsidRPr="004928D1">
        <w:rPr>
          <w:rFonts w:ascii="Palatino Linotype" w:eastAsia="Times New Roman" w:hAnsi="Palatino Linotype"/>
          <w:b/>
          <w:bCs/>
          <w:snapToGrid w:val="0"/>
          <w:spacing w:val="20"/>
          <w:sz w:val="26"/>
          <w:szCs w:val="26"/>
          <w:lang w:val="es-ES_tradnl" w:eastAsia="es-ES"/>
        </w:rPr>
        <w:t>letra</w:t>
      </w:r>
      <w:r w:rsidR="004928D1" w:rsidRPr="004928D1">
        <w:rPr>
          <w:rFonts w:ascii="Palatino Linotype" w:eastAsia="Times New Roman" w:hAnsi="Palatino Linotype"/>
          <w:b/>
          <w:bCs/>
          <w:snapToGrid w:val="0"/>
          <w:spacing w:val="20"/>
          <w:sz w:val="26"/>
          <w:szCs w:val="26"/>
          <w:highlight w:val="yellow"/>
          <w:lang w:val="es-ES_tradnl" w:eastAsia="es-ES"/>
        </w:rPr>
        <w:t xml:space="preserve"> d)</w:t>
      </w:r>
      <w:r w:rsidR="004928D1" w:rsidRPr="004928D1">
        <w:rPr>
          <w:rFonts w:ascii="Palatino Linotype" w:eastAsia="Times New Roman" w:hAnsi="Palatino Linotype"/>
          <w:bCs/>
          <w:snapToGrid w:val="0"/>
          <w:spacing w:val="20"/>
          <w:sz w:val="26"/>
          <w:szCs w:val="26"/>
          <w:lang w:val="es-ES_tradnl" w:eastAsia="es-ES"/>
        </w:rPr>
        <w:t xml:space="preserve"> de la cláusula Tercera del presente contrato, en su equivalente en pesos moneda legal,  dentro del plazo de treinta días contados desde que sea notificado por el Vendedor de la resolución o acto </w:t>
      </w:r>
      <w:r w:rsidR="004928D1" w:rsidRPr="004928D1">
        <w:rPr>
          <w:rFonts w:ascii="Palatino Linotype" w:eastAsia="Times New Roman" w:hAnsi="Palatino Linotype"/>
          <w:bCs/>
          <w:snapToGrid w:val="0"/>
          <w:spacing w:val="20"/>
          <w:sz w:val="26"/>
          <w:szCs w:val="26"/>
          <w:lang w:val="es-ES_tradnl" w:eastAsia="es-ES"/>
        </w:rPr>
        <w:lastRenderedPageBreak/>
        <w:t>administrativo en que conste que no es asignatario de subsidio habitacional.</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CUARTO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Por este acto las Partes declaran cumplidas las obligaciones de cualquier promesa de compraventa, cierre de negocios o acto preparatorio que entre ellas se hubiere acordado y se otorgan recíprocamente el más amplio, total y completo finiquito, con relación al inmueble objeto de la presente compraventa, declarando la Compradora expresamente conocer dicho inmueble y que éste se ajusta a la información y antecedentes que le proporcionó el Vendedor y sus agentes. La Compradora declara en este acto conocer cabalmente las condiciones de publicidad por las cuales fue ofertado el inmueble objeto del presente contrato y manifiesta su plena conformidad por la concordancia entre dichas condiciones y las características especiales del mismo, que adquiere en virtud del presente instrumento. </w:t>
      </w:r>
      <w:r w:rsidR="004928D1" w:rsidRPr="004928D1">
        <w:rPr>
          <w:rFonts w:ascii="Palatino Linotype" w:eastAsia="Meiryo UI" w:hAnsi="Palatino Linotype"/>
          <w:bCs/>
          <w:snapToGrid w:val="0"/>
          <w:spacing w:val="20"/>
          <w:sz w:val="26"/>
          <w:szCs w:val="26"/>
          <w:lang w:val="es-ES_tradnl" w:eastAsia="es-ES"/>
        </w:rPr>
        <w:t xml:space="preserve">El Comprador declara expresamente conocer los inmuebles que por este acto adquiere y que se ajustan a la información y antecedentes que le proporcionó el Vendedor y sus agentes. Las Partes dejan constancia que el material publicitario que el Vendedor ha divulgado y que el Comprador ha conocido y aceptado, respecto de las especificaciones y condiciones de venta del inmueble a que se refiere el presente contrato, corresponde exactamente al material gráfico que se le ha proporcionado. </w:t>
      </w:r>
      <w:r w:rsidR="004928D1" w:rsidRPr="004928D1">
        <w:rPr>
          <w:rFonts w:ascii="Palatino Linotype" w:eastAsia="Times New Roman" w:hAnsi="Palatino Linotype"/>
          <w:bCs/>
          <w:snapToGrid w:val="0"/>
          <w:spacing w:val="20"/>
          <w:sz w:val="26"/>
          <w:szCs w:val="26"/>
          <w:lang w:val="es-ES_tradnl" w:eastAsia="es-ES"/>
        </w:rPr>
        <w:t>A mayor abundamiento, declara expresamente que el inmueble se ajusta en todo a las condiciones ofrecidas en la referida publicidad, por lo que otorga a este respecto finiquito especial al Vendedor.</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color w:val="000000"/>
          <w:spacing w:val="20"/>
          <w:sz w:val="26"/>
          <w:szCs w:val="26"/>
          <w:u w:val="single"/>
          <w:lang w:val="es-ES_tradnl" w:eastAsia="es-ES"/>
        </w:rPr>
        <w:t>CUARTO BIS</w:t>
      </w:r>
      <w:r w:rsidR="004928D1" w:rsidRPr="004928D1">
        <w:rPr>
          <w:rFonts w:ascii="Palatino Linotype" w:eastAsia="Times New Roman" w:hAnsi="Palatino Linotype"/>
          <w:b/>
          <w:bCs/>
          <w:snapToGrid w:val="0"/>
          <w:color w:val="000000"/>
          <w:spacing w:val="20"/>
          <w:sz w:val="26"/>
          <w:szCs w:val="26"/>
          <w:lang w:val="es-ES_tradnl" w:eastAsia="es-ES"/>
        </w:rPr>
        <w:t>:</w:t>
      </w:r>
      <w:r w:rsidR="004928D1" w:rsidRPr="004928D1">
        <w:rPr>
          <w:rFonts w:ascii="Palatino Linotype" w:eastAsia="Times New Roman" w:hAnsi="Palatino Linotype"/>
          <w:bCs/>
          <w:snapToGrid w:val="0"/>
          <w:color w:val="000000"/>
          <w:spacing w:val="20"/>
          <w:sz w:val="26"/>
          <w:szCs w:val="26"/>
          <w:lang w:val="es-ES_tradnl" w:eastAsia="es-ES"/>
        </w:rPr>
        <w:t xml:space="preserve"> </w:t>
      </w:r>
      <w:r w:rsidR="004928D1" w:rsidRPr="004928D1">
        <w:rPr>
          <w:rFonts w:ascii="Palatino Linotype" w:eastAsia="Meiryo UI" w:hAnsi="Palatino Linotype"/>
          <w:b/>
          <w:bCs/>
          <w:snapToGrid w:val="0"/>
          <w:spacing w:val="20"/>
          <w:sz w:val="26"/>
          <w:szCs w:val="26"/>
          <w:lang w:val="es-ES_tradnl" w:eastAsia="es-ES"/>
        </w:rPr>
        <w:t xml:space="preserve">Entrega. </w:t>
      </w:r>
      <w:r w:rsidR="004928D1" w:rsidRPr="004928D1">
        <w:rPr>
          <w:rFonts w:ascii="Palatino Linotype" w:eastAsia="Meiryo UI" w:hAnsi="Palatino Linotype"/>
          <w:bCs/>
          <w:snapToGrid w:val="0"/>
          <w:spacing w:val="20"/>
          <w:sz w:val="26"/>
          <w:szCs w:val="26"/>
          <w:lang w:val="es-ES_tradnl" w:eastAsia="es-ES"/>
        </w:rPr>
        <w:t xml:space="preserve">La entrega material del inmueble se efectúa con esta misma fecha, a entera conformidad del Comprador, declarando este último haberlo recibido a su entera y total satisfacción, y que no tiene reparo </w:t>
      </w:r>
      <w:r w:rsidR="004928D1" w:rsidRPr="004928D1">
        <w:rPr>
          <w:rFonts w:ascii="Palatino Linotype" w:eastAsia="Meiryo UI" w:hAnsi="Palatino Linotype"/>
          <w:bCs/>
          <w:snapToGrid w:val="0"/>
          <w:spacing w:val="20"/>
          <w:sz w:val="26"/>
          <w:szCs w:val="26"/>
          <w:lang w:val="es-ES_tradnl" w:eastAsia="es-ES"/>
        </w:rPr>
        <w:lastRenderedPageBreak/>
        <w:t xml:space="preserve">ni reclamación alguna que efectuar al respecto. Asimismo, el Comprador declara conocer y aceptar el </w:t>
      </w:r>
      <w:bookmarkStart w:id="24" w:name="_Hlk504676888"/>
      <w:r w:rsidR="004928D1" w:rsidRPr="004928D1">
        <w:rPr>
          <w:rFonts w:ascii="Palatino Linotype" w:eastAsia="Times New Roman" w:hAnsi="Palatino Linotype"/>
          <w:b/>
          <w:bCs/>
          <w:snapToGrid w:val="0"/>
          <w:spacing w:val="20"/>
          <w:sz w:val="26"/>
          <w:szCs w:val="26"/>
          <w:lang w:val="es-ES_tradnl" w:eastAsia="es-ES"/>
        </w:rPr>
        <w:t>“</w:t>
      </w:r>
      <w:bookmarkStart w:id="25" w:name="_Hlk501039893"/>
      <w:r w:rsidR="004928D1" w:rsidRPr="004928D1">
        <w:rPr>
          <w:rFonts w:ascii="Palatino Linotype" w:eastAsia="Times New Roman" w:hAnsi="Palatino Linotype"/>
          <w:b/>
          <w:bCs/>
          <w:snapToGrid w:val="0"/>
          <w:spacing w:val="20"/>
          <w:sz w:val="26"/>
          <w:szCs w:val="26"/>
          <w:lang w:val="es-ES_tradnl" w:eastAsia="es-ES"/>
        </w:rPr>
        <w:t xml:space="preserve">Manual de Uso y Mantención de la Vivienda” </w:t>
      </w:r>
      <w:r w:rsidR="004928D1" w:rsidRPr="004928D1">
        <w:rPr>
          <w:rFonts w:ascii="Palatino Linotype" w:eastAsia="Times New Roman" w:hAnsi="Palatino Linotype"/>
          <w:bCs/>
          <w:snapToGrid w:val="0"/>
          <w:spacing w:val="20"/>
          <w:sz w:val="26"/>
          <w:szCs w:val="26"/>
          <w:lang w:val="es-ES_tradnl" w:eastAsia="es-ES"/>
        </w:rPr>
        <w:t xml:space="preserve">emitido por la Cámara Chilena de la Construcción, </w:t>
      </w:r>
      <w:bookmarkStart w:id="26" w:name="_Hlk504669891"/>
      <w:r w:rsidR="004928D1" w:rsidRPr="004928D1">
        <w:rPr>
          <w:rFonts w:ascii="Palatino Linotype" w:eastAsia="Times New Roman" w:hAnsi="Palatino Linotype"/>
          <w:bCs/>
          <w:snapToGrid w:val="0"/>
          <w:spacing w:val="20"/>
          <w:sz w:val="26"/>
          <w:szCs w:val="26"/>
          <w:lang w:val="es-ES_tradnl" w:eastAsia="es-ES"/>
        </w:rPr>
        <w:t>protocolizado</w:t>
      </w:r>
      <w:bookmarkEnd w:id="25"/>
      <w:r w:rsidR="004928D1" w:rsidRPr="004928D1">
        <w:rPr>
          <w:rFonts w:ascii="Palatino Linotype" w:eastAsia="Times New Roman" w:hAnsi="Palatino Linotype"/>
          <w:bCs/>
          <w:snapToGrid w:val="0"/>
          <w:spacing w:val="20"/>
          <w:sz w:val="26"/>
          <w:szCs w:val="26"/>
          <w:lang w:val="es-ES_tradnl" w:eastAsia="es-ES"/>
        </w:rPr>
        <w:t xml:space="preserve"> con el número 397 en la Notaría de don Iván Torrealba Acevedo, bajo el Repertorio número 1.428 el día 25 de enero de 2018</w:t>
      </w:r>
      <w:bookmarkEnd w:id="24"/>
      <w:bookmarkEnd w:id="26"/>
      <w:r w:rsidR="004928D1" w:rsidRPr="004928D1">
        <w:rPr>
          <w:rFonts w:ascii="Palatino Linotype" w:eastAsia="Times New Roman" w:hAnsi="Palatino Linotype"/>
          <w:bCs/>
          <w:snapToGrid w:val="0"/>
          <w:spacing w:val="20"/>
          <w:sz w:val="26"/>
          <w:szCs w:val="26"/>
          <w:lang w:val="es-ES_tradnl" w:eastAsia="es-ES"/>
        </w:rPr>
        <w:t xml:space="preserve">, y también el </w:t>
      </w:r>
      <w:r w:rsidR="004928D1" w:rsidRPr="004928D1">
        <w:rPr>
          <w:rFonts w:ascii="Palatino Linotype" w:eastAsia="Times New Roman" w:hAnsi="Palatino Linotype"/>
          <w:b/>
          <w:bCs/>
          <w:snapToGrid w:val="0"/>
          <w:spacing w:val="20"/>
          <w:sz w:val="26"/>
          <w:szCs w:val="26"/>
          <w:lang w:val="es-ES_tradnl" w:eastAsia="es-ES"/>
        </w:rPr>
        <w:t>MANUAL DE USO Y MANTENCIÓN DE ESPACIOS COMUNES EN CONDOMINIOS</w:t>
      </w:r>
      <w:r w:rsidR="004928D1" w:rsidRPr="004928D1">
        <w:rPr>
          <w:rFonts w:ascii="Palatino Linotype" w:eastAsia="Times New Roman" w:hAnsi="Palatino Linotype"/>
          <w:bCs/>
          <w:snapToGrid w:val="0"/>
          <w:spacing w:val="20"/>
          <w:sz w:val="26"/>
          <w:szCs w:val="26"/>
          <w:lang w:val="es-ES_tradnl" w:eastAsia="es-ES"/>
        </w:rPr>
        <w:t>, emitido por la Cámara Chilena de la Construcción, disponible en su sitio web, los cuales se entienden incorporados al presente contrato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Meiryo UI" w:hAnsi="Palatino Linotype"/>
          <w:bCs/>
          <w:snapToGrid w:val="0"/>
          <w:spacing w:val="20"/>
          <w:sz w:val="26"/>
          <w:szCs w:val="26"/>
          <w:lang w:val="es-ES_tradnl" w:eastAsia="es-ES"/>
        </w:rPr>
        <w:t xml:space="preserve"> y se obliga a cumplir las condiciones y reglas de mantención que éstos disponen. El incumplimiento de los Manuales por parte del Comprador, arrendatario u ocupante a cualquier título del inmueble constituirá una presunción que cualquier defecto o falla en el inmueble comprado relacionado con dicho incumplimiento se ha debido a negligencia del Comprador en la mantención y cuidado del mismo inmueble comprado, sus instalaciones, artefactos y componentes. Se deja expresa constancia que es responsabilidad del Comprador el pago de los gastos comunes, contribuciones y demás servicios que correspondan al inmueble a partir de esta </w:t>
      </w:r>
      <w:proofErr w:type="spellStart"/>
      <w:proofErr w:type="gramStart"/>
      <w:r w:rsidR="004928D1" w:rsidRPr="004928D1">
        <w:rPr>
          <w:rFonts w:ascii="Palatino Linotype" w:eastAsia="Meiryo UI" w:hAnsi="Palatino Linotype"/>
          <w:bCs/>
          <w:snapToGrid w:val="0"/>
          <w:spacing w:val="20"/>
          <w:sz w:val="26"/>
          <w:szCs w:val="26"/>
          <w:lang w:val="es-ES_tradnl" w:eastAsia="es-ES"/>
        </w:rPr>
        <w:t>fecha.</w:t>
      </w:r>
      <w:r w:rsidR="004928D1" w:rsidRPr="004928D1">
        <w:rPr>
          <w:rFonts w:ascii="Palatino Linotype" w:eastAsia="Times New Roman" w:hAnsi="Palatino Linotype"/>
          <w:b/>
          <w:bCs/>
          <w:snapToGrid w:val="0"/>
          <w:spacing w:val="20"/>
          <w:sz w:val="26"/>
          <w:szCs w:val="26"/>
          <w:u w:val="single"/>
          <w:lang w:val="es-ES_tradnl" w:eastAsia="es-ES"/>
        </w:rPr>
        <w:t>QUINTO</w:t>
      </w:r>
      <w:proofErr w:type="spellEnd"/>
      <w:proofErr w:type="gramEnd"/>
      <w:r w:rsidR="004928D1" w:rsidRPr="004928D1">
        <w:rPr>
          <w:rFonts w:ascii="Palatino Linotype" w:eastAsia="Times New Roman" w:hAnsi="Palatino Linotype"/>
          <w:bCs/>
          <w:snapToGrid w:val="0"/>
          <w:spacing w:val="20"/>
          <w:sz w:val="26"/>
          <w:szCs w:val="26"/>
          <w:lang w:val="es-ES_tradnl" w:eastAsia="es-ES"/>
        </w:rPr>
        <w:t xml:space="preserve">: </w:t>
      </w:r>
      <w:bookmarkStart w:id="27" w:name="_Hlk195267876"/>
      <w:r w:rsidR="004928D1" w:rsidRPr="004928D1">
        <w:rPr>
          <w:rFonts w:ascii="Palatino Linotype" w:eastAsia="Times New Roman" w:hAnsi="Palatino Linotype"/>
          <w:bCs/>
          <w:snapToGrid w:val="0"/>
          <w:spacing w:val="20"/>
          <w:sz w:val="26"/>
          <w:szCs w:val="26"/>
          <w:lang w:val="es-ES_tradnl" w:eastAsia="es-ES"/>
        </w:rPr>
        <w:t xml:space="preserve">Forma de la compraventa. </w:t>
      </w:r>
      <w:bookmarkEnd w:id="27"/>
      <w:r w:rsidR="004928D1" w:rsidRPr="004928D1">
        <w:rPr>
          <w:rFonts w:ascii="Palatino Linotype" w:eastAsia="Meiryo UI" w:hAnsi="Palatino Linotype"/>
          <w:bCs/>
          <w:snapToGrid w:val="0"/>
          <w:spacing w:val="20"/>
          <w:sz w:val="26"/>
          <w:szCs w:val="26"/>
          <w:lang w:val="es-ES_tradnl" w:eastAsia="es-ES"/>
        </w:rPr>
        <w:t>La venta del inmueble se hace como especie o cuerpo cierto, con todo lo plantado y edificado en él, libre de cualquier arrendatario y/</w:t>
      </w:r>
      <w:proofErr w:type="spellStart"/>
      <w:r w:rsidR="004928D1" w:rsidRPr="004928D1">
        <w:rPr>
          <w:rFonts w:ascii="Palatino Linotype" w:eastAsia="Meiryo UI" w:hAnsi="Palatino Linotype"/>
          <w:bCs/>
          <w:snapToGrid w:val="0"/>
          <w:spacing w:val="20"/>
          <w:sz w:val="26"/>
          <w:szCs w:val="26"/>
          <w:lang w:val="es-ES_tradnl" w:eastAsia="es-ES"/>
        </w:rPr>
        <w:t>o</w:t>
      </w:r>
      <w:proofErr w:type="spellEnd"/>
      <w:r w:rsidR="004928D1" w:rsidRPr="004928D1">
        <w:rPr>
          <w:rFonts w:ascii="Palatino Linotype" w:eastAsia="Meiryo UI" w:hAnsi="Palatino Linotype"/>
          <w:bCs/>
          <w:snapToGrid w:val="0"/>
          <w:spacing w:val="20"/>
          <w:sz w:val="26"/>
          <w:szCs w:val="26"/>
          <w:lang w:val="es-ES_tradnl" w:eastAsia="es-ES"/>
        </w:rPr>
        <w:t xml:space="preserve"> ocupante, en el estado en que actualmente se encuentra y que es conocido de las Partes, con todos sus usos, costumbres, derechos y servidumbres activas como pasivas; libre de prohibiciones, gravámenes, hipotecas, deudas y juicios pendientes, con excepción de las servidumbres constituidas con anterioridad a esta fecha, especialmente aquellas que se encuentran inscritas en el </w:t>
      </w:r>
      <w:r w:rsidR="004928D1" w:rsidRPr="004928D1">
        <w:rPr>
          <w:rFonts w:ascii="Palatino Linotype" w:eastAsia="Meiryo UI" w:hAnsi="Palatino Linotype"/>
          <w:bCs/>
          <w:snapToGrid w:val="0"/>
          <w:spacing w:val="20"/>
          <w:sz w:val="26"/>
          <w:szCs w:val="26"/>
          <w:lang w:val="es-ES_tradnl" w:eastAsia="es-ES"/>
        </w:rPr>
        <w:lastRenderedPageBreak/>
        <w:t xml:space="preserve">Registro de Hipotecas y Gravámenes a fojas 2.474 vuelta, número 1.703 del año 2017,del contrato de arrendamiento inscrito a fojas 2.473, número 1.702 del año 2017, todas en el Conservador de Bienes Raíces de Osorno; y con excepción del Reglamento de Copropiedad singularizado en la Cláusula Primera precedente y sus modificaciones, y de los gravámenes municipales que afecten al inmueble como un todo, con sus contribuciones fiscales y municipales y demás servicios al día, respondiendo el Vendedor del saneamiento de evicción en conformidad a la Ley. El Comprador declara expresamente conocer, por haberse informado previamente y haber sido informado por el Vendedor, acerca de todas y cada una de las condiciones y características técnicas del inmueble que compra, y que éste es apto para los fines a que lo destinará. </w:t>
      </w:r>
      <w:r w:rsidR="004928D1">
        <w:rPr>
          <w:rFonts w:ascii="Palatino Linotype" w:eastAsia="Meiryo UI"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QUINTO BIS</w:t>
      </w:r>
      <w:r w:rsidR="004928D1" w:rsidRPr="004928D1">
        <w:rPr>
          <w:rFonts w:ascii="Palatino Linotype" w:eastAsia="Times New Roman" w:hAnsi="Palatino Linotype"/>
          <w:bCs/>
          <w:snapToGrid w:val="0"/>
          <w:spacing w:val="20"/>
          <w:sz w:val="26"/>
          <w:szCs w:val="26"/>
          <w:lang w:val="es-ES_tradnl" w:eastAsia="es-ES"/>
        </w:rPr>
        <w:t xml:space="preserve">: Las partes declaran que la parte vendedora ha informado a la parte compradora de las superficies totales y útiles de la unidad que se vende por el presente instrumento, </w:t>
      </w:r>
      <w:proofErr w:type="gramStart"/>
      <w:r w:rsidR="004928D1" w:rsidRPr="004928D1">
        <w:rPr>
          <w:rFonts w:ascii="Palatino Linotype" w:eastAsia="Times New Roman" w:hAnsi="Palatino Linotype"/>
          <w:bCs/>
          <w:snapToGrid w:val="0"/>
          <w:spacing w:val="20"/>
          <w:sz w:val="26"/>
          <w:szCs w:val="26"/>
          <w:lang w:val="es-ES_tradnl" w:eastAsia="es-ES"/>
        </w:rPr>
        <w:t>de acuerdo a</w:t>
      </w:r>
      <w:proofErr w:type="gramEnd"/>
      <w:r w:rsidR="004928D1" w:rsidRPr="004928D1">
        <w:rPr>
          <w:rFonts w:ascii="Palatino Linotype" w:eastAsia="Times New Roman" w:hAnsi="Palatino Linotype"/>
          <w:bCs/>
          <w:snapToGrid w:val="0"/>
          <w:spacing w:val="20"/>
          <w:sz w:val="26"/>
          <w:szCs w:val="26"/>
          <w:lang w:val="es-ES_tradnl" w:eastAsia="es-ES"/>
        </w:rPr>
        <w:t xml:space="preserve"> lo establecido en el artículo dieciocho de la Ley General de Urbanismo y Construcciones, considerando para estos efectos la información indicada en los planos de Copropiedad y en el certificado de Copropiedad Inmobiliaria, ya señalados, otorgados y aprobados por la respectiva Dirección de Obras. </w:t>
      </w:r>
      <w:r w:rsidR="004928D1" w:rsidRPr="004928D1">
        <w:rPr>
          <w:rFonts w:ascii="Palatino Linotype" w:eastAsia="Times New Roman" w:hAnsi="Palatino Linotype"/>
          <w:b/>
          <w:bCs/>
          <w:snapToGrid w:val="0"/>
          <w:spacing w:val="20"/>
          <w:sz w:val="26"/>
          <w:szCs w:val="26"/>
          <w:u w:val="single"/>
          <w:lang w:val="es-ES_tradnl" w:eastAsia="es-ES"/>
        </w:rPr>
        <w:t>QUINTO TER: Poder.</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El vendedor, de acuerdo con lo estipulado en las cláusulas </w:t>
      </w:r>
      <w:r w:rsidR="004928D1" w:rsidRPr="004928D1">
        <w:rPr>
          <w:rFonts w:ascii="Palatino Linotype" w:eastAsia="Times New Roman" w:hAnsi="Palatino Linotype"/>
          <w:b/>
          <w:bCs/>
          <w:snapToGrid w:val="0"/>
          <w:spacing w:val="20"/>
          <w:sz w:val="26"/>
          <w:szCs w:val="26"/>
          <w:lang w:val="es-ES_tradnl" w:eastAsia="es-ES"/>
        </w:rPr>
        <w:t>tercera</w:t>
      </w:r>
      <w:r w:rsidR="004928D1" w:rsidRPr="004928D1">
        <w:rPr>
          <w:rFonts w:ascii="Palatino Linotype" w:eastAsia="Times New Roman" w:hAnsi="Palatino Linotype"/>
          <w:bCs/>
          <w:snapToGrid w:val="0"/>
          <w:spacing w:val="20"/>
          <w:sz w:val="26"/>
          <w:szCs w:val="26"/>
          <w:lang w:val="es-ES_tradnl" w:eastAsia="es-ES"/>
        </w:rPr>
        <w:t xml:space="preserve"> y </w:t>
      </w:r>
      <w:r w:rsidR="004928D1" w:rsidRPr="004928D1">
        <w:rPr>
          <w:rFonts w:ascii="Palatino Linotype" w:eastAsia="Times New Roman" w:hAnsi="Palatino Linotype"/>
          <w:b/>
          <w:bCs/>
          <w:snapToGrid w:val="0"/>
          <w:spacing w:val="20"/>
          <w:sz w:val="26"/>
          <w:szCs w:val="26"/>
          <w:lang w:val="es-ES_tradnl" w:eastAsia="es-ES"/>
        </w:rPr>
        <w:t>octava</w:t>
      </w:r>
      <w:r w:rsidR="004928D1" w:rsidRPr="004928D1">
        <w:rPr>
          <w:rFonts w:ascii="Palatino Linotype" w:eastAsia="Times New Roman" w:hAnsi="Palatino Linotype"/>
          <w:bCs/>
          <w:snapToGrid w:val="0"/>
          <w:spacing w:val="20"/>
          <w:sz w:val="26"/>
          <w:szCs w:val="26"/>
          <w:lang w:val="es-ES_tradnl" w:eastAsia="es-ES"/>
        </w:rPr>
        <w:t xml:space="preserve">, se da por recibido a entera satisfacción del importe del mutuo que se le otorgan al comprador, y le confiere a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mandato mercantil gratuito en los términos del artículo doscientos cuarenta y uno del Código de Comercio para que proceda a entregar la referida cantidad de dinero al</w:t>
      </w:r>
      <w:r w:rsidR="004928D1" w:rsidRPr="004928D1">
        <w:rPr>
          <w:rFonts w:ascii="Palatino Linotype" w:eastAsia="Times New Roman" w:hAnsi="Palatino Linotype"/>
          <w:b/>
          <w:bCs/>
          <w:spacing w:val="20"/>
          <w:sz w:val="26"/>
          <w:szCs w:val="26"/>
          <w:lang w:val="es-ES" w:eastAsia="es-ES"/>
        </w:rPr>
        <w:t xml:space="preserve"> BANCO DE CREDITO E INVERSIONES</w:t>
      </w:r>
      <w:r w:rsidR="004928D1" w:rsidRPr="004928D1">
        <w:rPr>
          <w:rFonts w:ascii="Palatino Linotype" w:eastAsia="Times New Roman" w:hAnsi="Palatino Linotype"/>
          <w:bCs/>
          <w:snapToGrid w:val="0"/>
          <w:spacing w:val="20"/>
          <w:sz w:val="26"/>
          <w:szCs w:val="26"/>
          <w:lang w:val="es-ES_tradnl" w:eastAsia="es-ES"/>
        </w:rPr>
        <w:t xml:space="preserve">, en pago, prepago y/o </w:t>
      </w:r>
      <w:r w:rsidR="004928D1" w:rsidRPr="004928D1">
        <w:rPr>
          <w:rFonts w:ascii="Palatino Linotype" w:eastAsia="Times New Roman" w:hAnsi="Palatino Linotype"/>
          <w:bCs/>
          <w:snapToGrid w:val="0"/>
          <w:spacing w:val="20"/>
          <w:sz w:val="26"/>
          <w:szCs w:val="26"/>
          <w:lang w:val="es-ES_tradnl" w:eastAsia="es-ES"/>
        </w:rPr>
        <w:lastRenderedPageBreak/>
        <w:t xml:space="preserve">abono de las deudas garantizadas con las hipotecas que por este instrumento el Banco </w:t>
      </w:r>
      <w:proofErr w:type="spellStart"/>
      <w:r w:rsidR="004928D1" w:rsidRPr="004928D1">
        <w:rPr>
          <w:rFonts w:ascii="Palatino Linotype" w:eastAsia="Times New Roman" w:hAnsi="Palatino Linotype"/>
          <w:bCs/>
          <w:snapToGrid w:val="0"/>
          <w:spacing w:val="20"/>
          <w:sz w:val="26"/>
          <w:szCs w:val="26"/>
          <w:lang w:val="es-ES_tradnl" w:eastAsia="es-ES"/>
        </w:rPr>
        <w:t>alzante</w:t>
      </w:r>
      <w:proofErr w:type="spellEnd"/>
      <w:r w:rsidR="004928D1" w:rsidRPr="004928D1">
        <w:rPr>
          <w:rFonts w:ascii="Palatino Linotype" w:eastAsia="Times New Roman" w:hAnsi="Palatino Linotype"/>
          <w:bCs/>
          <w:snapToGrid w:val="0"/>
          <w:spacing w:val="20"/>
          <w:sz w:val="26"/>
          <w:szCs w:val="26"/>
          <w:lang w:val="es-ES_tradnl" w:eastAsia="es-ES"/>
        </w:rPr>
        <w:t xml:space="preserve"> alza y cancela, ya sea que tales deudas estén vigentes o vencidas, sean directas o indirectas que la vendedora mantenga con el </w:t>
      </w:r>
      <w:r w:rsidR="004928D1" w:rsidRPr="004928D1">
        <w:rPr>
          <w:rFonts w:ascii="Palatino Linotype" w:eastAsia="Times New Roman" w:hAnsi="Palatino Linotype"/>
          <w:b/>
          <w:snapToGrid w:val="0"/>
          <w:spacing w:val="20"/>
          <w:sz w:val="26"/>
          <w:szCs w:val="26"/>
          <w:lang w:val="es-ES_tradnl" w:eastAsia="es-ES"/>
        </w:rPr>
        <w:t>BANCO DE CREDITO E INVERSIONES</w:t>
      </w:r>
      <w:r w:rsidR="004928D1" w:rsidRPr="004928D1">
        <w:rPr>
          <w:rFonts w:ascii="Palatino Linotype" w:eastAsia="Times New Roman" w:hAnsi="Palatino Linotype"/>
          <w:bCs/>
          <w:snapToGrid w:val="0"/>
          <w:spacing w:val="20"/>
          <w:sz w:val="26"/>
          <w:szCs w:val="26"/>
          <w:lang w:val="es-ES_tradnl" w:eastAsia="es-ES"/>
        </w:rPr>
        <w:t xml:space="preserve">. El representante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acepta el mandato otorgado precedentemente y se obliga a su cabal cumplimiento una vez que se encuentren debidamente inscrito el dominio a nombre del comprador e inscritas la hipoteca y la prohibición constituida, respectivamente, en favor de Hipotecaria </w:t>
      </w:r>
      <w:proofErr w:type="spellStart"/>
      <w:r w:rsidR="004928D1" w:rsidRPr="004928D1">
        <w:rPr>
          <w:rFonts w:ascii="Palatino Linotype" w:eastAsia="Times New Roman" w:hAnsi="Palatino Linotype"/>
          <w:bCs/>
          <w:snapToGrid w:val="0"/>
          <w:spacing w:val="20"/>
          <w:sz w:val="26"/>
          <w:szCs w:val="26"/>
          <w:lang w:val="es-ES_tradnl" w:eastAsia="es-ES"/>
        </w:rPr>
        <w:t>Concreces</w:t>
      </w:r>
      <w:proofErr w:type="spellEnd"/>
      <w:r w:rsidR="004928D1" w:rsidRPr="004928D1">
        <w:rPr>
          <w:rFonts w:ascii="Palatino Linotype" w:eastAsia="Times New Roman" w:hAnsi="Palatino Linotype"/>
          <w:bCs/>
          <w:snapToGrid w:val="0"/>
          <w:spacing w:val="20"/>
          <w:sz w:val="26"/>
          <w:szCs w:val="26"/>
          <w:lang w:val="es-ES_tradnl" w:eastAsia="es-ES"/>
        </w:rPr>
        <w:t xml:space="preserve"> S.A., libre de cualquier otro gravamen, prohibición o embargo. Hipotecaria </w:t>
      </w:r>
      <w:proofErr w:type="spellStart"/>
      <w:r w:rsidR="004928D1" w:rsidRPr="004928D1">
        <w:rPr>
          <w:rFonts w:ascii="Palatino Linotype" w:eastAsia="Times New Roman" w:hAnsi="Palatino Linotype"/>
          <w:bCs/>
          <w:snapToGrid w:val="0"/>
          <w:spacing w:val="20"/>
          <w:sz w:val="26"/>
          <w:szCs w:val="26"/>
          <w:lang w:val="es-ES_tradnl" w:eastAsia="es-ES"/>
        </w:rPr>
        <w:t>Concreces</w:t>
      </w:r>
      <w:proofErr w:type="spellEnd"/>
      <w:r w:rsidR="004928D1" w:rsidRPr="004928D1">
        <w:rPr>
          <w:rFonts w:ascii="Palatino Linotype" w:eastAsia="Times New Roman" w:hAnsi="Palatino Linotype"/>
          <w:bCs/>
          <w:snapToGrid w:val="0"/>
          <w:spacing w:val="20"/>
          <w:sz w:val="26"/>
          <w:szCs w:val="26"/>
          <w:lang w:val="es-ES_tradnl" w:eastAsia="es-ES"/>
        </w:rPr>
        <w:t xml:space="preserve"> S.A., representada como se dijo, acepta este mandato en los términos relacionados</w:t>
      </w:r>
      <w:r w:rsidR="004928D1" w:rsidRPr="004928D1">
        <w:rPr>
          <w:rFonts w:ascii="Palatino Linotype" w:eastAsia="Times New Roman" w:hAnsi="Palatino Linotype"/>
          <w:bCs/>
          <w:snapToGrid w:val="0"/>
          <w:spacing w:val="20"/>
          <w:sz w:val="26"/>
          <w:szCs w:val="26"/>
          <w:lang w:eastAsia="es-ES"/>
        </w:rPr>
        <w:t xml:space="preserve"> y rendirá cuenta de éstos al deudor, mediante carta certificada o cualquier medio tecnológico de comprobantes o documentos generados en dicha ejecución</w:t>
      </w:r>
      <w:r w:rsidR="004928D1" w:rsidRPr="004928D1">
        <w:rPr>
          <w:rFonts w:ascii="Palatino Linotype" w:eastAsia="Times New Roman" w:hAnsi="Palatino Linotype"/>
          <w:bCs/>
          <w:snapToGrid w:val="0"/>
          <w:spacing w:val="20"/>
          <w:sz w:val="26"/>
          <w:szCs w:val="26"/>
          <w:lang w:val="es-ES_tradnl" w:eastAsia="es-ES"/>
        </w:rPr>
        <w:t>. Las partes dejan expresa constancia que el precedente mandato es causa determi</w:t>
      </w:r>
      <w:r w:rsidR="004928D1" w:rsidRPr="004928D1">
        <w:rPr>
          <w:rFonts w:ascii="Palatino Linotype" w:eastAsia="Times New Roman" w:hAnsi="Palatino Linotype"/>
          <w:bCs/>
          <w:snapToGrid w:val="0"/>
          <w:spacing w:val="20"/>
          <w:sz w:val="26"/>
          <w:szCs w:val="26"/>
          <w:lang w:val="es-ES_tradnl" w:eastAsia="es-ES"/>
        </w:rPr>
        <w:softHyphen/>
        <w:t>nante en la celebra</w:t>
      </w:r>
      <w:r w:rsidR="004928D1" w:rsidRPr="004928D1">
        <w:rPr>
          <w:rFonts w:ascii="Palatino Linotype" w:eastAsia="Times New Roman" w:hAnsi="Palatino Linotype"/>
          <w:bCs/>
          <w:snapToGrid w:val="0"/>
          <w:spacing w:val="20"/>
          <w:sz w:val="26"/>
          <w:szCs w:val="26"/>
          <w:lang w:val="es-ES_tradnl" w:eastAsia="es-ES"/>
        </w:rPr>
        <w:softHyphen/>
        <w:t xml:space="preserve">ción de este instrumento. </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 xml:space="preserve">MANDATO DE PAGO. </w:t>
      </w:r>
      <w:r w:rsidR="004928D1" w:rsidRPr="004928D1">
        <w:rPr>
          <w:rFonts w:ascii="Palatino Linotype" w:eastAsia="Times New Roman" w:hAnsi="Palatino Linotype"/>
          <w:bCs/>
          <w:snapToGrid w:val="0"/>
          <w:spacing w:val="20"/>
          <w:sz w:val="26"/>
          <w:szCs w:val="26"/>
          <w:lang w:val="es-ES_tradnl" w:eastAsia="es-ES"/>
        </w:rPr>
        <w:t xml:space="preserve">Por el presente acto el comprador y el vendedor facultan y autorizan al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xml:space="preserve"> para cobrar y percibir del Servicio de Vivienda y Urbanización respectivo, la parte del precio que se paga con cargo al producto del certificado o el Subsidio Habitacional referido. El vendedor renuncia expresamente a su facultad de cobrar directamente esta suma, pactándose que sólo podrá ser cobrada y percibida por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xml:space="preserve"> en el ejercicio del mandato conferido precedentemente. Con todo, se establece la obligación de la parte vendedora de efectuar ante los organismos competentes, las diligencias, actuaciones y trámites que fueren necesarios </w:t>
      </w:r>
      <w:r w:rsidR="004928D1" w:rsidRPr="004928D1">
        <w:rPr>
          <w:rFonts w:ascii="Palatino Linotype" w:eastAsia="Times New Roman" w:hAnsi="Palatino Linotype"/>
          <w:bCs/>
          <w:snapToGrid w:val="0"/>
          <w:spacing w:val="20"/>
          <w:sz w:val="26"/>
          <w:szCs w:val="26"/>
          <w:lang w:val="es-ES_tradnl" w:eastAsia="es-ES"/>
        </w:rPr>
        <w:lastRenderedPageBreak/>
        <w:t xml:space="preserve">para el pago por el concepto señalado, formulando oportunamente las solicitudes y peticiones respectivas con entrega de los antecedentes y documentación requerida. Por consiguiente, se exime de toda responsabilidad a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xml:space="preserve"> por el acaecimiento de cualquier circunstancia que impidiera el cobro y recepción del beneficio.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xml:space="preserve"> acepta expresamente el mandato conferido en esta cláusula quedando facultado para que los valores que perciba efectivamente por el concepto señalado precedentemente, los destine a amortizar, abonar, pagar y/o prepagar las deudas directas e indirectas que la parte vendedora mantenga con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xml:space="preserve"> se encuentren o no vencidas a la fecha de su imputación. El mandato que se otorga en esta cláusula por ser de interés tanto para el comprador como para el vendedor y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xml:space="preserve"> podrá ser revocado sólo una vez efectuado el pago y/o abono respectivo a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La revocación que haga el mandante producirá sus efectos a contar del décimo quinto día de su notificación al Banco la que deberá practicarse por escrito en soporte papel en cualquier sucursal del Banco.</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QUINTO QUÁTER</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ALZAMIENTO BANCO ACREEDOR</w:t>
      </w:r>
      <w:r w:rsidR="004928D1" w:rsidRPr="004928D1">
        <w:rPr>
          <w:rFonts w:ascii="Palatino Linotype" w:eastAsia="Times New Roman" w:hAnsi="Palatino Linotype"/>
          <w:bCs/>
          <w:snapToGrid w:val="0"/>
          <w:spacing w:val="20"/>
          <w:sz w:val="26"/>
          <w:szCs w:val="26"/>
          <w:lang w:val="es-ES_tradnl" w:eastAsia="es-ES"/>
        </w:rPr>
        <w:t xml:space="preserve"> Presente a este acto doña Silvana Vanessa Tampe Mansilla, chilena, divorciada, ingeniero comercial. Cédula de identidad número 13.738.026-9, en representación del </w:t>
      </w:r>
      <w:r w:rsidR="004928D1" w:rsidRPr="004928D1">
        <w:rPr>
          <w:rFonts w:ascii="Palatino Linotype" w:eastAsia="Times New Roman" w:hAnsi="Palatino Linotype"/>
          <w:b/>
          <w:bCs/>
          <w:snapToGrid w:val="0"/>
          <w:spacing w:val="20"/>
          <w:sz w:val="26"/>
          <w:szCs w:val="26"/>
          <w:lang w:val="es-ES_tradnl" w:eastAsia="es-ES"/>
        </w:rPr>
        <w:t>BANCO DE CRÉDTIO E INVERSIONES</w:t>
      </w:r>
      <w:r w:rsidR="004928D1" w:rsidRPr="004928D1">
        <w:rPr>
          <w:rFonts w:ascii="Palatino Linotype" w:eastAsia="Times New Roman" w:hAnsi="Palatino Linotype"/>
          <w:bCs/>
          <w:snapToGrid w:val="0"/>
          <w:spacing w:val="20"/>
          <w:sz w:val="26"/>
          <w:szCs w:val="26"/>
          <w:lang w:val="es-ES_tradnl" w:eastAsia="es-ES"/>
        </w:rPr>
        <w:t>, Rol Único Tributario Número 97.006.800-6, ambos domiciliados para estos efectos en calle El Golf N°125, comuna de Las Condes, Región Metropolitana, en adelante el “</w:t>
      </w:r>
      <w:r w:rsidR="004928D1" w:rsidRPr="004928D1">
        <w:rPr>
          <w:rFonts w:ascii="Palatino Linotype" w:eastAsia="Times New Roman" w:hAnsi="Palatino Linotype"/>
          <w:b/>
          <w:bCs/>
          <w:snapToGrid w:val="0"/>
          <w:spacing w:val="20"/>
          <w:sz w:val="26"/>
          <w:szCs w:val="26"/>
          <w:u w:val="single"/>
          <w:lang w:val="es-ES_tradnl" w:eastAsia="es-ES"/>
        </w:rPr>
        <w:t>Banco</w:t>
      </w:r>
      <w:r w:rsidR="004928D1" w:rsidRPr="004928D1">
        <w:rPr>
          <w:rFonts w:ascii="Palatino Linotype" w:eastAsia="Times New Roman" w:hAnsi="Palatino Linotype"/>
          <w:bCs/>
          <w:snapToGrid w:val="0"/>
          <w:spacing w:val="20"/>
          <w:sz w:val="26"/>
          <w:szCs w:val="26"/>
          <w:lang w:val="es-ES_tradnl" w:eastAsia="es-ES"/>
        </w:rPr>
        <w:t>”, y expone:</w:t>
      </w:r>
      <w:r w:rsid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Que por el presente acto viene en alzar y cancelar parcialmente y sólo respecto de los inmuebles que por </w:t>
      </w:r>
      <w:r w:rsidR="004928D1" w:rsidRPr="004928D1">
        <w:rPr>
          <w:rFonts w:ascii="Palatino Linotype" w:eastAsia="Times New Roman" w:hAnsi="Palatino Linotype"/>
          <w:bCs/>
          <w:snapToGrid w:val="0"/>
          <w:spacing w:val="20"/>
          <w:sz w:val="26"/>
          <w:szCs w:val="26"/>
          <w:lang w:val="es-ES_tradnl" w:eastAsia="es-ES"/>
        </w:rPr>
        <w:lastRenderedPageBreak/>
        <w:t>esta escritura se venden: </w:t>
      </w:r>
      <w:r w:rsidR="004928D1" w:rsidRPr="004928D1">
        <w:rPr>
          <w:rFonts w:ascii="Palatino Linotype" w:eastAsia="Times New Roman" w:hAnsi="Palatino Linotype"/>
          <w:b/>
          <w:bCs/>
          <w:snapToGrid w:val="0"/>
          <w:spacing w:val="20"/>
          <w:sz w:val="26"/>
          <w:szCs w:val="26"/>
          <w:lang w:val="es-ES_tradnl" w:eastAsia="es-ES"/>
        </w:rPr>
        <w:t>A.-</w:t>
      </w:r>
      <w:r w:rsidR="004928D1" w:rsidRPr="004928D1">
        <w:rPr>
          <w:rFonts w:ascii="Palatino Linotype" w:eastAsia="Times New Roman" w:hAnsi="Palatino Linotype"/>
          <w:bCs/>
          <w:snapToGrid w:val="0"/>
          <w:spacing w:val="20"/>
          <w:sz w:val="26"/>
          <w:szCs w:val="26"/>
          <w:lang w:val="es-ES_tradnl" w:eastAsia="es-ES"/>
        </w:rPr>
        <w:t xml:space="preserve">La </w:t>
      </w:r>
      <w:r w:rsidR="004928D1" w:rsidRPr="004928D1">
        <w:rPr>
          <w:rFonts w:ascii="Palatino Linotype" w:eastAsia="Times New Roman" w:hAnsi="Palatino Linotype"/>
          <w:b/>
          <w:bCs/>
          <w:snapToGrid w:val="0"/>
          <w:spacing w:val="20"/>
          <w:sz w:val="26"/>
          <w:szCs w:val="26"/>
          <w:u w:val="single"/>
          <w:lang w:val="es-ES_tradnl" w:eastAsia="es-ES"/>
        </w:rPr>
        <w:t>HIPOTECA</w:t>
      </w:r>
      <w:r w:rsidR="004928D1" w:rsidRPr="004928D1">
        <w:rPr>
          <w:rFonts w:ascii="Palatino Linotype" w:eastAsia="Times New Roman" w:hAnsi="Palatino Linotype"/>
          <w:bCs/>
          <w:snapToGrid w:val="0"/>
          <w:spacing w:val="20"/>
          <w:sz w:val="26"/>
          <w:szCs w:val="26"/>
          <w:lang w:val="es-ES_tradnl" w:eastAsia="es-ES"/>
        </w:rPr>
        <w:t xml:space="preserve"> inscrita a </w:t>
      </w:r>
      <w:r w:rsidR="004928D1" w:rsidRPr="004928D1">
        <w:rPr>
          <w:rFonts w:ascii="Palatino Linotype" w:eastAsia="Times New Roman" w:hAnsi="Palatino Linotype"/>
          <w:b/>
          <w:bCs/>
          <w:snapToGrid w:val="0"/>
          <w:spacing w:val="20"/>
          <w:sz w:val="26"/>
          <w:szCs w:val="26"/>
          <w:lang w:val="es-ES_tradnl" w:eastAsia="es-ES"/>
        </w:rPr>
        <w:t>fojas 1.560 vuelta, número 1.641, del año 2023</w:t>
      </w:r>
      <w:r w:rsidR="004928D1" w:rsidRPr="004928D1">
        <w:rPr>
          <w:rFonts w:ascii="Palatino Linotype" w:eastAsia="Times New Roman" w:hAnsi="Palatino Linotype"/>
          <w:bCs/>
          <w:snapToGrid w:val="0"/>
          <w:spacing w:val="20"/>
          <w:sz w:val="26"/>
          <w:szCs w:val="26"/>
          <w:lang w:val="es-ES_tradnl" w:eastAsia="es-ES"/>
        </w:rPr>
        <w:t xml:space="preserve">, en el Registro de Hipotecas y Gravámenes; la </w:t>
      </w:r>
      <w:r w:rsidR="004928D1" w:rsidRPr="004928D1">
        <w:rPr>
          <w:rFonts w:ascii="Palatino Linotype" w:eastAsia="Times New Roman" w:hAnsi="Palatino Linotype"/>
          <w:b/>
          <w:bCs/>
          <w:snapToGrid w:val="0"/>
          <w:spacing w:val="20"/>
          <w:sz w:val="26"/>
          <w:szCs w:val="26"/>
          <w:u w:val="single"/>
          <w:lang w:val="es-ES_tradnl" w:eastAsia="es-ES"/>
        </w:rPr>
        <w:t>PROHIBICIÓN</w:t>
      </w:r>
      <w:r w:rsidR="004928D1" w:rsidRPr="004928D1">
        <w:rPr>
          <w:rFonts w:ascii="Palatino Linotype" w:eastAsia="Times New Roman" w:hAnsi="Palatino Linotype"/>
          <w:bCs/>
          <w:snapToGrid w:val="0"/>
          <w:spacing w:val="20"/>
          <w:sz w:val="26"/>
          <w:szCs w:val="26"/>
          <w:lang w:val="es-ES_tradnl" w:eastAsia="es-ES"/>
        </w:rPr>
        <w:t xml:space="preserve"> de gravar y enajenar inscrita a </w:t>
      </w:r>
      <w:r w:rsidR="004928D1" w:rsidRPr="004928D1">
        <w:rPr>
          <w:rFonts w:ascii="Palatino Linotype" w:eastAsia="Times New Roman" w:hAnsi="Palatino Linotype"/>
          <w:b/>
          <w:bCs/>
          <w:snapToGrid w:val="0"/>
          <w:spacing w:val="20"/>
          <w:sz w:val="26"/>
          <w:szCs w:val="26"/>
          <w:lang w:val="es-ES_tradnl" w:eastAsia="es-ES"/>
        </w:rPr>
        <w:t>fojas 1.447 vuelta, número 2050, del año 2023</w:t>
      </w:r>
      <w:r w:rsidR="004928D1" w:rsidRPr="004928D1">
        <w:rPr>
          <w:rFonts w:ascii="Palatino Linotype" w:eastAsia="Times New Roman" w:hAnsi="Palatino Linotype"/>
          <w:bCs/>
          <w:snapToGrid w:val="0"/>
          <w:spacing w:val="20"/>
          <w:sz w:val="26"/>
          <w:szCs w:val="26"/>
          <w:lang w:val="es-ES_tradnl" w:eastAsia="es-ES"/>
        </w:rPr>
        <w:t xml:space="preserve">, en el Registro de Interdicciones y Prohibiciones, ambas de los respectivos Registros del Conservador de Bienes Raíces de Osorno, constituidas por </w:t>
      </w:r>
      <w:r w:rsidR="004928D1" w:rsidRPr="004928D1">
        <w:rPr>
          <w:rFonts w:ascii="Palatino Linotype" w:eastAsia="Times New Roman" w:hAnsi="Palatino Linotype"/>
          <w:b/>
          <w:bCs/>
          <w:snapToGrid w:val="0"/>
          <w:spacing w:val="20"/>
          <w:sz w:val="26"/>
          <w:szCs w:val="26"/>
          <w:lang w:val="es-ES_tradnl" w:eastAsia="es-ES"/>
        </w:rPr>
        <w:t>BOETSCH S.A.,</w:t>
      </w:r>
      <w:r w:rsidR="004928D1" w:rsidRPr="004928D1">
        <w:rPr>
          <w:rFonts w:ascii="Palatino Linotype" w:eastAsia="Times New Roman" w:hAnsi="Palatino Linotype"/>
          <w:bCs/>
          <w:snapToGrid w:val="0"/>
          <w:spacing w:val="20"/>
          <w:sz w:val="26"/>
          <w:szCs w:val="26"/>
          <w:lang w:val="es-ES_tradnl" w:eastAsia="es-ES"/>
        </w:rPr>
        <w:t xml:space="preserve"> a favor del </w:t>
      </w:r>
      <w:r w:rsidR="004928D1" w:rsidRPr="004928D1">
        <w:rPr>
          <w:rFonts w:ascii="Palatino Linotype" w:eastAsia="Times New Roman" w:hAnsi="Palatino Linotype"/>
          <w:b/>
          <w:bCs/>
          <w:snapToGrid w:val="0"/>
          <w:spacing w:val="20"/>
          <w:sz w:val="26"/>
          <w:szCs w:val="26"/>
          <w:lang w:val="es-ES_tradnl" w:eastAsia="es-ES"/>
        </w:rPr>
        <w:t>BANCO DE CRÉDITO E INVERSIONES</w:t>
      </w:r>
      <w:r w:rsidR="004928D1" w:rsidRPr="004928D1">
        <w:rPr>
          <w:rFonts w:ascii="Palatino Linotype" w:eastAsia="Times New Roman" w:hAnsi="Palatino Linotype"/>
          <w:bCs/>
          <w:snapToGrid w:val="0"/>
          <w:spacing w:val="20"/>
          <w:sz w:val="26"/>
          <w:szCs w:val="26"/>
          <w:lang w:val="es-ES_tradnl" w:eastAsia="es-ES"/>
        </w:rPr>
        <w:t>,  quedando plenamente vigentes las hipotecas y prohibiciones respecto de los inmuebles no transferidos.</w:t>
      </w:r>
      <w:r w:rsidR="003925C9">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B.-</w:t>
      </w:r>
      <w:r w:rsidR="004928D1" w:rsidRPr="004928D1">
        <w:rPr>
          <w:rFonts w:ascii="Palatino Linotype" w:eastAsia="Times New Roman" w:hAnsi="Palatino Linotype"/>
          <w:bCs/>
          <w:snapToGrid w:val="0"/>
          <w:spacing w:val="20"/>
          <w:sz w:val="26"/>
          <w:szCs w:val="26"/>
          <w:lang w:val="es-ES_tradnl" w:eastAsia="es-ES"/>
        </w:rPr>
        <w:t xml:space="preserve">La presente liberación se otorga bajo la condición suspensiva que se inscriba previamente el dominio a nombre de la parte Compradora y la hipoteca y prohibiciones que por el presente instrumento se constituyen en favor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y que a los inmuebles vendidos no les afecten otros gravámenes, prohibiciones y embargos, salvo por aquellos que se constituyan en esta escritura, con excepción de la servidumbre inscrita a fojas 2.474 vuelta, número 1.703 del año 2017, del contrato de arrendamiento inscrito a fojas 2.473, número 1.702 del año 2017 y el Reglamento de Copropiedad inscrito a fojas 1.838 vuelta, número 2.150 del año 2025, todas del Registro de Hipotecas y Gravámenes del Conservador de Bienes Raíces de Osorno.</w:t>
      </w:r>
      <w:bookmarkStart w:id="28" w:name="x_x__Hlk216204950"/>
      <w:r w:rsidR="004928D1" w:rsidRPr="004928D1">
        <w:rPr>
          <w:rFonts w:ascii="Palatino Linotype" w:eastAsia="Times New Roman" w:hAnsi="Palatino Linotype"/>
          <w:bCs/>
          <w:snapToGrid w:val="0"/>
          <w:spacing w:val="20"/>
          <w:sz w:val="26"/>
          <w:szCs w:val="26"/>
          <w:lang w:val="es-ES_tradnl" w:eastAsia="es-ES"/>
        </w:rPr>
        <w:t xml:space="preserve"> La personería del representante de </w:t>
      </w:r>
      <w:r w:rsidR="004928D1" w:rsidRPr="004928D1">
        <w:rPr>
          <w:rFonts w:ascii="Palatino Linotype" w:eastAsia="Times New Roman" w:hAnsi="Palatino Linotype"/>
          <w:b/>
          <w:bCs/>
          <w:snapToGrid w:val="0"/>
          <w:spacing w:val="20"/>
          <w:sz w:val="26"/>
          <w:szCs w:val="26"/>
          <w:lang w:val="es-ES_tradnl" w:eastAsia="es-ES"/>
        </w:rPr>
        <w:t xml:space="preserve">BANCO DE CRÉDITO E INVERSIONES </w:t>
      </w:r>
      <w:r w:rsidR="004928D1" w:rsidRPr="004928D1">
        <w:rPr>
          <w:rFonts w:ascii="Palatino Linotype" w:eastAsia="Times New Roman" w:hAnsi="Palatino Linotype"/>
          <w:bCs/>
          <w:snapToGrid w:val="0"/>
          <w:spacing w:val="20"/>
          <w:sz w:val="26"/>
          <w:szCs w:val="26"/>
          <w:lang w:val="es-ES_tradnl" w:eastAsia="es-ES"/>
        </w:rPr>
        <w:t>consta de la escritura pública de fecha 15 de junio del año 2023, otorgada en la Notaría de Santiago de don Alberto Mozó Aguilar, la que no se inserta por ser conocida de las Partes y del Notario que autoriza, quien además la tuvo a la vista.</w:t>
      </w:r>
      <w:bookmarkStart w:id="29" w:name="_Hlk195268135"/>
      <w:bookmarkEnd w:id="28"/>
      <w:r w:rsidR="003925C9">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 w:eastAsia="es-ES"/>
        </w:rPr>
        <w:t>SEXTO</w:t>
      </w:r>
      <w:r w:rsidR="004928D1" w:rsidRPr="004928D1">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lang w:val="es-ES_tradnl" w:eastAsia="es-ES"/>
        </w:rPr>
        <w:t>Prohibición Serviu de enajenar. A)</w:t>
      </w:r>
      <w:r w:rsidR="004928D1" w:rsidRPr="004928D1">
        <w:rPr>
          <w:rFonts w:ascii="Palatino Linotype" w:eastAsia="Times New Roman" w:hAnsi="Palatino Linotype"/>
          <w:bCs/>
          <w:snapToGrid w:val="0"/>
          <w:spacing w:val="20"/>
          <w:sz w:val="26"/>
          <w:szCs w:val="26"/>
          <w:lang w:val="es-ES_tradnl" w:eastAsia="es-ES"/>
        </w:rPr>
        <w:t xml:space="preserve"> Por el presente instrumento, la compradora, beneficiaria del subsidio habitacional correspondiente al </w:t>
      </w:r>
      <w:r w:rsidR="004928D1" w:rsidRPr="004928D1">
        <w:rPr>
          <w:rFonts w:ascii="Palatino Linotype" w:eastAsia="Times New Roman" w:hAnsi="Palatino Linotype"/>
          <w:bCs/>
          <w:snapToGrid w:val="0"/>
          <w:spacing w:val="20"/>
          <w:sz w:val="26"/>
          <w:szCs w:val="26"/>
          <w:lang w:val="es-ES_tradnl" w:eastAsia="es-ES"/>
        </w:rPr>
        <w:lastRenderedPageBreak/>
        <w:t>programa de integración social regulado por el Decreto Supremo Número diecinueve de (V. y U.) de dos mil dieciséis y en relación con el Decreto Supremo número Uno del año dos mil once (V. y U.), en razón del subsidio con el cual ha sido beneficiado, acepta y se obliga, expresamente a habitar pers</w:t>
      </w:r>
      <w:r w:rsidR="004928D1" w:rsidRPr="003925C9">
        <w:rPr>
          <w:rFonts w:ascii="Palatino Linotype" w:eastAsia="Times New Roman" w:hAnsi="Palatino Linotype"/>
          <w:bCs/>
          <w:snapToGrid w:val="0"/>
          <w:spacing w:val="20"/>
          <w:sz w:val="26"/>
          <w:szCs w:val="26"/>
          <w:lang w:val="es-ES_tradnl" w:eastAsia="es-ES"/>
        </w:rPr>
        <w:t xml:space="preserve">onalmente la vivienda adquirida, junto a su grupo familiar y durante </w:t>
      </w:r>
      <w:r w:rsidR="004928D1" w:rsidRPr="003925C9">
        <w:rPr>
          <w:rFonts w:ascii="Palatino Linotype" w:eastAsia="Times New Roman" w:hAnsi="Palatino Linotype"/>
          <w:b/>
          <w:bCs/>
          <w:snapToGrid w:val="0"/>
          <w:spacing w:val="20"/>
          <w:sz w:val="26"/>
          <w:szCs w:val="26"/>
          <w:lang w:val="es-ES_tradnl" w:eastAsia="es-ES"/>
        </w:rPr>
        <w:t>cinco años</w:t>
      </w:r>
      <w:r w:rsidR="004928D1" w:rsidRPr="003925C9">
        <w:rPr>
          <w:rFonts w:ascii="Palatino Linotype" w:eastAsia="Times New Roman" w:hAnsi="Palatino Linotype"/>
          <w:bCs/>
          <w:snapToGrid w:val="0"/>
          <w:spacing w:val="20"/>
          <w:sz w:val="26"/>
          <w:szCs w:val="26"/>
          <w:lang w:val="es-ES_tradnl" w:eastAsia="es-ES"/>
        </w:rPr>
        <w:t xml:space="preserve"> contados desde la entrega material de la vivienda. </w:t>
      </w:r>
      <w:r w:rsidR="004928D1" w:rsidRPr="003925C9">
        <w:rPr>
          <w:rFonts w:ascii="Palatino Linotype" w:eastAsia="Times New Roman" w:hAnsi="Palatino Linotype"/>
          <w:b/>
          <w:bCs/>
          <w:snapToGrid w:val="0"/>
          <w:spacing w:val="20"/>
          <w:sz w:val="26"/>
          <w:szCs w:val="26"/>
          <w:lang w:val="es-ES_tradnl" w:eastAsia="es-ES"/>
        </w:rPr>
        <w:t>B)</w:t>
      </w:r>
      <w:r w:rsidR="004928D1" w:rsidRPr="003925C9">
        <w:rPr>
          <w:rFonts w:ascii="Palatino Linotype" w:eastAsia="Times New Roman" w:hAnsi="Palatino Linotype"/>
          <w:bCs/>
          <w:snapToGrid w:val="0"/>
          <w:spacing w:val="20"/>
          <w:sz w:val="26"/>
          <w:szCs w:val="26"/>
          <w:lang w:val="es-ES_tradnl" w:eastAsia="es-ES"/>
        </w:rPr>
        <w:t xml:space="preserve"> A fin de dar cumplimiento a lo dispuesto por las normas que regulan el Sistema de Subsidio Habitacional, </w:t>
      </w:r>
      <w:r w:rsidR="004928D1" w:rsidRPr="003925C9">
        <w:rPr>
          <w:rFonts w:ascii="Palatino Linotype" w:eastAsia="Times New Roman" w:hAnsi="Palatino Linotype"/>
          <w:b/>
          <w:bCs/>
          <w:snapToGrid w:val="0"/>
          <w:spacing w:val="20"/>
          <w:sz w:val="26"/>
          <w:szCs w:val="26"/>
          <w:lang w:val="es-ES_tradnl" w:eastAsia="es-ES"/>
        </w:rPr>
        <w:t>el comprador constituye prohibición de enajenar la vivienda adquirida y de celebrar actos y contratos a cualquier título que importe cesión de uso y goce de la misma, sea a título gratuito u oneroso, durante el plazo de cinco años, contados desde la fecha de la inscripción de ésta en el Conservador pertinente, sin previa autorización escrita de SERVIU REGION DE LOS LAGOS</w:t>
      </w:r>
      <w:r w:rsidR="004928D1" w:rsidRPr="003925C9">
        <w:rPr>
          <w:rFonts w:ascii="Palatino Linotype" w:eastAsia="Times New Roman" w:hAnsi="Palatino Linotype"/>
          <w:bCs/>
          <w:snapToGrid w:val="0"/>
          <w:spacing w:val="20"/>
          <w:sz w:val="26"/>
          <w:szCs w:val="26"/>
          <w:lang w:val="es-ES_tradnl" w:eastAsia="es-ES"/>
        </w:rPr>
        <w:t xml:space="preserve">, la cual sólo se otorgará si se cumple el requisito que sobre el particular establece la reglamentación respectiva. Asimismo, durante el mismo tiempo o período, el comprador se compromete a no dar al bien adquirido otro destino que no sea </w:t>
      </w:r>
      <w:r w:rsidR="004928D1" w:rsidRPr="004928D1">
        <w:rPr>
          <w:rFonts w:ascii="Palatino Linotype" w:eastAsia="Times New Roman" w:hAnsi="Palatino Linotype"/>
          <w:bCs/>
          <w:snapToGrid w:val="0"/>
          <w:spacing w:val="20"/>
          <w:sz w:val="26"/>
          <w:szCs w:val="26"/>
          <w:lang w:val="es-ES_tradnl" w:eastAsia="es-ES"/>
        </w:rPr>
        <w:t>exclusivamente habitacional, ni la destinará a vivienda de recreación o veraneo. El incumplimiento</w:t>
      </w:r>
      <w:r w:rsidR="004928D1" w:rsidRPr="003925C9">
        <w:rPr>
          <w:rFonts w:ascii="Palatino Linotype" w:eastAsia="Times New Roman" w:hAnsi="Palatino Linotype"/>
          <w:bCs/>
          <w:snapToGrid w:val="0"/>
          <w:spacing w:val="20"/>
          <w:sz w:val="26"/>
          <w:szCs w:val="26"/>
          <w:lang w:val="es-ES_tradnl" w:eastAsia="es-ES"/>
        </w:rPr>
        <w:t xml:space="preserve"> de cualquiera de estas obligaciones faculta, desde ya al </w:t>
      </w:r>
      <w:r w:rsidR="004928D1" w:rsidRPr="003925C9">
        <w:rPr>
          <w:rFonts w:ascii="Palatino Linotype" w:eastAsia="Times New Roman" w:hAnsi="Palatino Linotype"/>
          <w:b/>
          <w:bCs/>
          <w:snapToGrid w:val="0"/>
          <w:spacing w:val="20"/>
          <w:sz w:val="26"/>
          <w:szCs w:val="26"/>
          <w:lang w:val="es-ES_tradnl" w:eastAsia="es-ES"/>
        </w:rPr>
        <w:t>SERVIU REGION DE LOS LAGOS</w:t>
      </w:r>
      <w:r w:rsidR="004928D1" w:rsidRPr="003925C9">
        <w:rPr>
          <w:rFonts w:ascii="Palatino Linotype" w:eastAsia="Times New Roman" w:hAnsi="Palatino Linotype"/>
          <w:bCs/>
          <w:snapToGrid w:val="0"/>
          <w:spacing w:val="20"/>
          <w:sz w:val="26"/>
          <w:szCs w:val="26"/>
          <w:lang w:val="es-ES_tradnl" w:eastAsia="es-ES"/>
        </w:rPr>
        <w:t xml:space="preserve"> para exigir la restitución de la totalidad de los subsidios recibidos, al valor de la Unidad de Fomento vigente a la fecha efectiva de la restitución.</w:t>
      </w:r>
      <w:r w:rsidR="004928D1" w:rsidRPr="003925C9">
        <w:rPr>
          <w:rFonts w:ascii="Palatino Linotype" w:eastAsia="Times New Roman" w:hAnsi="Palatino Linotype"/>
          <w:bCs/>
          <w:snapToGrid w:val="0"/>
          <w:spacing w:val="20"/>
          <w:sz w:val="26"/>
          <w:szCs w:val="26"/>
          <w:lang w:val="es-ES" w:eastAsia="es-ES"/>
        </w:rPr>
        <w:t xml:space="preserve"> </w:t>
      </w:r>
      <w:bookmarkEnd w:id="29"/>
      <w:r w:rsidR="003925C9">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SÉPTIMO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Entre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y 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_tradnl" w:eastAsia="es-ES"/>
        </w:rPr>
        <w:t xml:space="preserve"> se ha convenido en el siguiente contrato de mutuo hipotecario endosable, sujeto a las disposiciones del Título V del Decreto con Fuerza de Ley número doscientos cincuenta y uno, del año mil novecientos </w:t>
      </w:r>
      <w:r w:rsidR="004928D1" w:rsidRPr="004928D1">
        <w:rPr>
          <w:rFonts w:ascii="Palatino Linotype" w:eastAsia="Times New Roman" w:hAnsi="Palatino Linotype"/>
          <w:bCs/>
          <w:snapToGrid w:val="0"/>
          <w:spacing w:val="20"/>
          <w:sz w:val="26"/>
          <w:szCs w:val="26"/>
          <w:lang w:val="es-ES_tradnl" w:eastAsia="es-ES"/>
        </w:rPr>
        <w:lastRenderedPageBreak/>
        <w:t xml:space="preserve">treinta y uno, agregado por el número treinta y ocho del artículo segundo de la ley número diecinueve mil setecientos sesenta y nueve, publicada en el Diario Oficial de fecha siete de noviembre de dos mil uno; a las normas impartidas por la Superintendencia de Valores y Seguros hoy Comisión para el Mercado Financiero, especialmente la Norma de Carácter General número ciento treinta y seis, emitida con fecha cuatro de abril de dos mil dos; sus posteriores modificaciones y complementaciones; y a las disposiciones que se consignan en las cláusulas siguientes. </w:t>
      </w:r>
      <w:r w:rsidR="003925C9">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OCTAVO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a fin de enterar la parte del precio referida en la letra a) de la cláusula </w:t>
      </w:r>
      <w:r w:rsidR="004928D1" w:rsidRPr="004928D1">
        <w:rPr>
          <w:rFonts w:ascii="Palatino Linotype" w:eastAsia="Times New Roman" w:hAnsi="Palatino Linotype"/>
          <w:b/>
          <w:bCs/>
          <w:snapToGrid w:val="0"/>
          <w:spacing w:val="20"/>
          <w:sz w:val="26"/>
          <w:szCs w:val="26"/>
          <w:lang w:val="es-ES_tradnl" w:eastAsia="es-ES"/>
        </w:rPr>
        <w:t xml:space="preserve">tercero </w:t>
      </w:r>
      <w:r w:rsidR="004928D1" w:rsidRPr="004928D1">
        <w:rPr>
          <w:rFonts w:ascii="Palatino Linotype" w:eastAsia="Times New Roman" w:hAnsi="Palatino Linotype"/>
          <w:bCs/>
          <w:snapToGrid w:val="0"/>
          <w:spacing w:val="20"/>
          <w:sz w:val="26"/>
          <w:szCs w:val="26"/>
          <w:lang w:val="es-ES_tradnl" w:eastAsia="es-ES"/>
        </w:rPr>
        <w:t xml:space="preserve">precedente, da en préstamo al mutuario 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_tradnl" w:eastAsia="es-ES"/>
        </w:rPr>
        <w:t xml:space="preserve"> la cantidad de </w:t>
      </w:r>
      <w:r w:rsidR="004928D1" w:rsidRPr="004928D1">
        <w:rPr>
          <w:rFonts w:ascii="Palatino Linotype" w:eastAsia="Times New Roman" w:hAnsi="Palatino Linotype"/>
          <w:b/>
          <w:bCs/>
          <w:snapToGrid w:val="0"/>
          <w:spacing w:val="20"/>
          <w:sz w:val="26"/>
          <w:szCs w:val="26"/>
          <w:lang w:val="es-ES_tradnl" w:eastAsia="es-ES"/>
        </w:rPr>
        <w:t>1.292</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lang w:val="es-ES_tradnl" w:eastAsia="es-ES"/>
        </w:rPr>
        <w:t>Unidades de Fomento</w:t>
      </w:r>
      <w:r w:rsidR="004928D1" w:rsidRPr="004928D1">
        <w:rPr>
          <w:rFonts w:ascii="Palatino Linotype" w:eastAsia="Times New Roman" w:hAnsi="Palatino Linotype"/>
          <w:bCs/>
          <w:snapToGrid w:val="0"/>
          <w:spacing w:val="20"/>
          <w:sz w:val="26"/>
          <w:szCs w:val="26"/>
          <w:lang w:val="es-ES_tradnl" w:eastAsia="es-ES"/>
        </w:rPr>
        <w:t xml:space="preserve">, en su equivalencia en pesos, moneda legal, a la fecha del presente contrato, según se expresó en la referida letra a), cantidad que recibe a su entera satisfacción el mutuario quien, en este mismo acto, le otorga a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mandato mercantil y gratuito, en conformidad a los términos de los artículos doscientos treinta y cinco, doscientos treinta y ocho, doscientos cuarenta y uno y siguientes del Código de Comercio, para que por cuenta del comprador entregue directamente al vendedor, el importe del referido mutuo una vez inscritas, en los Registros respectivos del Conservador de Bienes Raíces competente, la hipoteca y prohibiciones que el deudor constituye en favor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para garantizar dicho mutuo.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representada como se dijo, acepta estos mandatos en los términos relacionados</w:t>
      </w:r>
      <w:r w:rsidR="004928D1" w:rsidRPr="004928D1">
        <w:rPr>
          <w:rFonts w:ascii="Palatino Linotype" w:eastAsia="Times New Roman" w:hAnsi="Palatino Linotype"/>
          <w:bCs/>
          <w:snapToGrid w:val="0"/>
          <w:spacing w:val="20"/>
          <w:sz w:val="26"/>
          <w:szCs w:val="26"/>
          <w:lang w:eastAsia="es-ES"/>
        </w:rPr>
        <w:t xml:space="preserve"> y rendirá cuenta de éstos al deudor, mediante carta certificada o cualquier medio </w:t>
      </w:r>
      <w:r w:rsidR="004928D1" w:rsidRPr="004928D1">
        <w:rPr>
          <w:rFonts w:ascii="Palatino Linotype" w:eastAsia="Times New Roman" w:hAnsi="Palatino Linotype"/>
          <w:bCs/>
          <w:snapToGrid w:val="0"/>
          <w:spacing w:val="20"/>
          <w:sz w:val="26"/>
          <w:szCs w:val="26"/>
          <w:lang w:eastAsia="es-ES"/>
        </w:rPr>
        <w:lastRenderedPageBreak/>
        <w:t>tecnológico de comprobantes o documentos generados en dicha ejecución</w:t>
      </w:r>
      <w:r w:rsidR="004928D1" w:rsidRPr="004928D1">
        <w:rPr>
          <w:rFonts w:ascii="Palatino Linotype" w:eastAsia="Times New Roman" w:hAnsi="Palatino Linotype"/>
          <w:bCs/>
          <w:snapToGrid w:val="0"/>
          <w:spacing w:val="20"/>
          <w:sz w:val="26"/>
          <w:szCs w:val="26"/>
          <w:lang w:val="es-ES_tradnl" w:eastAsia="es-ES"/>
        </w:rPr>
        <w:t xml:space="preserve">. La obligación para el mutuario, en todo caso, nace desde la fecha del presente contrato. </w:t>
      </w:r>
      <w:r w:rsidR="003925C9">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NOVENO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El deudor se obliga a pagar a la orden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la expresada cantidad de </w:t>
      </w:r>
      <w:r w:rsidR="004928D1" w:rsidRPr="004928D1">
        <w:rPr>
          <w:rFonts w:ascii="Palatino Linotype" w:eastAsia="Times New Roman" w:hAnsi="Palatino Linotype"/>
          <w:b/>
          <w:bCs/>
          <w:snapToGrid w:val="0"/>
          <w:spacing w:val="20"/>
          <w:sz w:val="26"/>
          <w:szCs w:val="26"/>
          <w:lang w:val="es-ES_tradnl" w:eastAsia="es-ES"/>
        </w:rPr>
        <w:t>1.292 Unidades de Fomento</w:t>
      </w:r>
      <w:r w:rsidR="004928D1" w:rsidRPr="004928D1">
        <w:rPr>
          <w:rFonts w:ascii="Palatino Linotype" w:eastAsia="Times New Roman" w:hAnsi="Palatino Linotype"/>
          <w:bCs/>
          <w:snapToGrid w:val="0"/>
          <w:spacing w:val="20"/>
          <w:sz w:val="26"/>
          <w:szCs w:val="26"/>
          <w:lang w:val="es-ES_tradnl" w:eastAsia="es-ES"/>
        </w:rPr>
        <w:t xml:space="preserve">, en el plazo de </w:t>
      </w:r>
      <w:r w:rsidR="004928D1" w:rsidRPr="004928D1">
        <w:rPr>
          <w:rFonts w:ascii="Palatino Linotype" w:eastAsia="Times New Roman" w:hAnsi="Palatino Linotype"/>
          <w:b/>
          <w:bCs/>
          <w:snapToGrid w:val="0"/>
          <w:spacing w:val="20"/>
          <w:sz w:val="26"/>
          <w:szCs w:val="26"/>
          <w:lang w:val="es-ES_tradnl" w:eastAsia="es-ES"/>
        </w:rPr>
        <w:t xml:space="preserve">420 </w:t>
      </w:r>
      <w:r w:rsidR="004928D1" w:rsidRPr="004928D1">
        <w:rPr>
          <w:rFonts w:ascii="Palatino Linotype" w:eastAsia="Times New Roman" w:hAnsi="Palatino Linotype"/>
          <w:bCs/>
          <w:snapToGrid w:val="0"/>
          <w:spacing w:val="20"/>
          <w:sz w:val="26"/>
          <w:szCs w:val="26"/>
          <w:lang w:val="es-ES_tradnl" w:eastAsia="es-ES"/>
        </w:rPr>
        <w:t xml:space="preserve">meses, a contar del día uno del </w:t>
      </w:r>
      <w:r w:rsidR="004928D1" w:rsidRPr="004928D1">
        <w:rPr>
          <w:rFonts w:ascii="Palatino Linotype" w:eastAsia="Times New Roman" w:hAnsi="Palatino Linotype"/>
          <w:bCs/>
          <w:snapToGrid w:val="0"/>
          <w:spacing w:val="20"/>
          <w:sz w:val="26"/>
          <w:szCs w:val="26"/>
          <w:highlight w:val="cyan"/>
          <w:lang w:val="es-ES_tradnl" w:eastAsia="es-ES"/>
        </w:rPr>
        <w:t xml:space="preserve">mes </w:t>
      </w:r>
      <w:r w:rsidR="004928D1" w:rsidRPr="004928D1">
        <w:rPr>
          <w:rFonts w:ascii="Palatino Linotype" w:eastAsia="Times New Roman" w:hAnsi="Palatino Linotype"/>
          <w:b/>
          <w:bCs/>
          <w:snapToGrid w:val="0"/>
          <w:spacing w:val="20"/>
          <w:sz w:val="26"/>
          <w:szCs w:val="26"/>
          <w:highlight w:val="cyan"/>
          <w:lang w:val="es-ES_tradnl" w:eastAsia="es-ES"/>
        </w:rPr>
        <w:t>subsiguiente</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al de la fecha de este contrato, por medio de igual número de dividendos mensuales, vencidos y sucesivos. Dichos dividendos comprenderán la amortización y los intereses. La tasa de interés real, anual y vencida que devenga el presente mutuo será del </w:t>
      </w:r>
      <w:r w:rsidR="004928D1" w:rsidRPr="004928D1">
        <w:rPr>
          <w:rFonts w:ascii="Palatino Linotype" w:eastAsia="Times New Roman" w:hAnsi="Palatino Linotype"/>
          <w:b/>
          <w:bCs/>
          <w:snapToGrid w:val="0"/>
          <w:spacing w:val="20"/>
          <w:sz w:val="26"/>
          <w:szCs w:val="26"/>
          <w:lang w:val="es-ES_tradnl" w:eastAsia="es-ES"/>
        </w:rPr>
        <w:t xml:space="preserve">6,25 </w:t>
      </w:r>
      <w:r w:rsidR="004928D1" w:rsidRPr="004928D1">
        <w:rPr>
          <w:rFonts w:ascii="Palatino Linotype" w:eastAsia="Times New Roman" w:hAnsi="Palatino Linotype"/>
          <w:bCs/>
          <w:snapToGrid w:val="0"/>
          <w:spacing w:val="20"/>
          <w:sz w:val="26"/>
          <w:szCs w:val="26"/>
          <w:lang w:val="es-ES_tradnl" w:eastAsia="es-ES"/>
        </w:rPr>
        <w:t xml:space="preserve">por ciento. El capital prestado o el saldo de la deuda y los </w:t>
      </w:r>
      <w:proofErr w:type="gramStart"/>
      <w:r w:rsidR="004928D1" w:rsidRPr="004928D1">
        <w:rPr>
          <w:rFonts w:ascii="Palatino Linotype" w:eastAsia="Times New Roman" w:hAnsi="Palatino Linotype"/>
          <w:bCs/>
          <w:snapToGrid w:val="0"/>
          <w:spacing w:val="20"/>
          <w:sz w:val="26"/>
          <w:szCs w:val="26"/>
          <w:lang w:val="es-ES_tradnl" w:eastAsia="es-ES"/>
        </w:rPr>
        <w:t>dividendos,</w:t>
      </w:r>
      <w:proofErr w:type="gramEnd"/>
      <w:r w:rsidR="004928D1" w:rsidRPr="004928D1">
        <w:rPr>
          <w:rFonts w:ascii="Palatino Linotype" w:eastAsia="Times New Roman" w:hAnsi="Palatino Linotype"/>
          <w:bCs/>
          <w:snapToGrid w:val="0"/>
          <w:spacing w:val="20"/>
          <w:sz w:val="26"/>
          <w:szCs w:val="26"/>
          <w:lang w:val="es-ES_tradnl" w:eastAsia="es-ES"/>
        </w:rPr>
        <w:t xml:space="preserve"> se reajustarán y pagarán </w:t>
      </w:r>
      <w:proofErr w:type="gramStart"/>
      <w:r w:rsidR="004928D1" w:rsidRPr="004928D1">
        <w:rPr>
          <w:rFonts w:ascii="Palatino Linotype" w:eastAsia="Times New Roman" w:hAnsi="Palatino Linotype"/>
          <w:bCs/>
          <w:snapToGrid w:val="0"/>
          <w:spacing w:val="20"/>
          <w:sz w:val="26"/>
          <w:szCs w:val="26"/>
          <w:lang w:val="es-ES_tradnl" w:eastAsia="es-ES"/>
        </w:rPr>
        <w:t>de acuerdo al</w:t>
      </w:r>
      <w:proofErr w:type="gramEnd"/>
      <w:r w:rsidR="004928D1" w:rsidRPr="004928D1">
        <w:rPr>
          <w:rFonts w:ascii="Palatino Linotype" w:eastAsia="Times New Roman" w:hAnsi="Palatino Linotype"/>
          <w:bCs/>
          <w:snapToGrid w:val="0"/>
          <w:spacing w:val="20"/>
          <w:sz w:val="26"/>
          <w:szCs w:val="26"/>
          <w:lang w:val="es-ES_tradnl" w:eastAsia="es-ES"/>
        </w:rPr>
        <w:t xml:space="preserve"> valor de la Unidad de Fomento, conforme a la ley número dieciocho mil diez. El reajuste e interés se devengarán a contar de la fecha del presente contrato. El dividendo mensual que corresponda pagar, será aquel que resulte de multiplicar el monto del préstamo expresado en Unidades de Fomento,</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es decir, </w:t>
      </w:r>
      <w:r w:rsidR="004928D1" w:rsidRPr="004928D1">
        <w:rPr>
          <w:rFonts w:ascii="Palatino Linotype" w:eastAsia="Times New Roman" w:hAnsi="Palatino Linotype"/>
          <w:b/>
          <w:bCs/>
          <w:snapToGrid w:val="0"/>
          <w:spacing w:val="20"/>
          <w:sz w:val="26"/>
          <w:szCs w:val="26"/>
          <w:lang w:val="es-ES_tradnl" w:eastAsia="es-ES"/>
        </w:rPr>
        <w:t xml:space="preserve">1.292 </w:t>
      </w:r>
      <w:r w:rsidR="004928D1" w:rsidRPr="004928D1">
        <w:rPr>
          <w:rFonts w:ascii="Palatino Linotype" w:eastAsia="Times New Roman" w:hAnsi="Palatino Linotype"/>
          <w:bCs/>
          <w:snapToGrid w:val="0"/>
          <w:spacing w:val="20"/>
          <w:sz w:val="26"/>
          <w:szCs w:val="26"/>
          <w:lang w:val="es-ES_tradnl" w:eastAsia="es-ES"/>
        </w:rPr>
        <w:t xml:space="preserve">por los factores que corresponden a cada uno de los </w:t>
      </w:r>
      <w:r w:rsidR="004928D1" w:rsidRPr="004928D1">
        <w:rPr>
          <w:rFonts w:ascii="Palatino Linotype" w:eastAsia="Times New Roman" w:hAnsi="Palatino Linotype"/>
          <w:b/>
          <w:bCs/>
          <w:snapToGrid w:val="0"/>
          <w:spacing w:val="20"/>
          <w:sz w:val="26"/>
          <w:szCs w:val="26"/>
          <w:lang w:val="es-ES_tradnl" w:eastAsia="es-ES"/>
        </w:rPr>
        <w:t>420</w:t>
      </w:r>
      <w:r w:rsidR="004928D1" w:rsidRPr="004928D1">
        <w:rPr>
          <w:rFonts w:ascii="Palatino Linotype" w:eastAsia="Times New Roman" w:hAnsi="Palatino Linotype"/>
          <w:bCs/>
          <w:snapToGrid w:val="0"/>
          <w:spacing w:val="20"/>
          <w:sz w:val="26"/>
          <w:szCs w:val="26"/>
          <w:lang w:val="es-ES_tradnl" w:eastAsia="es-ES"/>
        </w:rPr>
        <w:t xml:space="preserve"> dividendos, a contar del dividendo número uno, contenidos en la Tabla de Desarrollo número </w:t>
      </w:r>
      <w:r w:rsidR="004928D1" w:rsidRPr="004928D1">
        <w:rPr>
          <w:rFonts w:ascii="Palatino Linotype" w:eastAsia="Times New Roman" w:hAnsi="Palatino Linotype"/>
          <w:b/>
          <w:bCs/>
          <w:snapToGrid w:val="0"/>
          <w:spacing w:val="20"/>
          <w:sz w:val="26"/>
          <w:szCs w:val="26"/>
          <w:lang w:val="es-ES_tradnl" w:eastAsia="es-ES"/>
        </w:rPr>
        <w:t>MH0625035</w:t>
      </w:r>
      <w:r w:rsidR="004928D1" w:rsidRPr="004928D1">
        <w:rPr>
          <w:rFonts w:ascii="Palatino Linotype" w:eastAsia="Times New Roman" w:hAnsi="Palatino Linotype"/>
          <w:bCs/>
          <w:snapToGrid w:val="0"/>
          <w:spacing w:val="20"/>
          <w:sz w:val="26"/>
          <w:szCs w:val="26"/>
          <w:lang w:val="es-ES_tradnl" w:eastAsia="es-ES"/>
        </w:rPr>
        <w:t xml:space="preserve">, elaborada por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a vía ejemplar para un préstamo u obligación de una</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Unidad de Fomento para la tasa y plazo convenidos, y que se encuentra protocolizada con fecha </w:t>
      </w:r>
      <w:r w:rsidR="004928D1" w:rsidRPr="004928D1">
        <w:rPr>
          <w:rFonts w:ascii="Palatino Linotype" w:eastAsia="Times New Roman" w:hAnsi="Palatino Linotype"/>
          <w:b/>
          <w:bCs/>
          <w:snapToGrid w:val="0"/>
          <w:spacing w:val="20"/>
          <w:sz w:val="26"/>
          <w:szCs w:val="26"/>
          <w:lang w:val="es-ES_tradnl" w:eastAsia="es-ES"/>
        </w:rPr>
        <w:t xml:space="preserve">17 de abril de 2026 </w:t>
      </w:r>
      <w:r w:rsidR="004928D1" w:rsidRPr="004928D1">
        <w:rPr>
          <w:rFonts w:ascii="Palatino Linotype" w:eastAsia="Times New Roman" w:hAnsi="Palatino Linotype"/>
          <w:bCs/>
          <w:snapToGrid w:val="0"/>
          <w:spacing w:val="20"/>
          <w:sz w:val="26"/>
          <w:szCs w:val="26"/>
          <w:lang w:val="es-ES_tradnl" w:eastAsia="es-ES"/>
        </w:rPr>
        <w:t xml:space="preserve">bajo el número </w:t>
      </w:r>
      <w:r w:rsidR="004928D1" w:rsidRPr="004928D1">
        <w:rPr>
          <w:rFonts w:ascii="Palatino Linotype" w:eastAsia="Times New Roman" w:hAnsi="Palatino Linotype"/>
          <w:b/>
          <w:bCs/>
          <w:snapToGrid w:val="0"/>
          <w:spacing w:val="20"/>
          <w:sz w:val="26"/>
          <w:szCs w:val="26"/>
          <w:lang w:val="es-ES_tradnl" w:eastAsia="es-ES"/>
        </w:rPr>
        <w:t xml:space="preserve">9273 </w:t>
      </w:r>
      <w:r w:rsidR="004928D1" w:rsidRPr="004928D1">
        <w:rPr>
          <w:rFonts w:ascii="Palatino Linotype" w:eastAsia="Times New Roman" w:hAnsi="Palatino Linotype"/>
          <w:bCs/>
          <w:snapToGrid w:val="0"/>
          <w:spacing w:val="20"/>
          <w:sz w:val="26"/>
          <w:szCs w:val="26"/>
          <w:lang w:val="es-ES_tradnl" w:eastAsia="es-ES"/>
        </w:rPr>
        <w:t xml:space="preserve">en la Notaría de </w:t>
      </w:r>
      <w:r w:rsidR="004928D1" w:rsidRPr="004928D1">
        <w:rPr>
          <w:rFonts w:ascii="Palatino Linotype" w:eastAsia="Times New Roman" w:hAnsi="Palatino Linotype"/>
          <w:b/>
          <w:bCs/>
          <w:snapToGrid w:val="0"/>
          <w:spacing w:val="20"/>
          <w:sz w:val="26"/>
          <w:szCs w:val="26"/>
          <w:lang w:val="es-ES_tradnl" w:eastAsia="es-ES"/>
        </w:rPr>
        <w:t xml:space="preserve">Santiago </w:t>
      </w:r>
      <w:r w:rsidR="004928D1" w:rsidRPr="004928D1">
        <w:rPr>
          <w:rFonts w:ascii="Palatino Linotype" w:eastAsia="Times New Roman" w:hAnsi="Palatino Linotype"/>
          <w:bCs/>
          <w:snapToGrid w:val="0"/>
          <w:spacing w:val="20"/>
          <w:sz w:val="26"/>
          <w:szCs w:val="26"/>
          <w:lang w:val="es-ES_tradnl" w:eastAsia="es-ES"/>
        </w:rPr>
        <w:t>de don</w:t>
      </w:r>
      <w:r w:rsidR="004928D1" w:rsidRPr="004928D1">
        <w:rPr>
          <w:rFonts w:ascii="Palatino Linotype" w:eastAsia="Times New Roman" w:hAnsi="Palatino Linotype"/>
          <w:b/>
          <w:bCs/>
          <w:snapToGrid w:val="0"/>
          <w:spacing w:val="20"/>
          <w:sz w:val="26"/>
          <w:szCs w:val="26"/>
          <w:lang w:val="es-ES_tradnl" w:eastAsia="es-ES"/>
        </w:rPr>
        <w:t xml:space="preserve"> Juan Ignacio San Martin Schröder</w:t>
      </w:r>
      <w:r w:rsidR="004928D1" w:rsidRPr="004928D1">
        <w:rPr>
          <w:rFonts w:ascii="Palatino Linotype" w:eastAsia="Times New Roman" w:hAnsi="Palatino Linotype"/>
          <w:bCs/>
          <w:snapToGrid w:val="0"/>
          <w:spacing w:val="20"/>
          <w:sz w:val="26"/>
          <w:szCs w:val="26"/>
          <w:lang w:val="es-ES_tradnl" w:eastAsia="es-ES"/>
        </w:rPr>
        <w:t>.</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El deudor declara conocer y aceptar expresamente la referida Tabla, confeccionada </w:t>
      </w:r>
      <w:proofErr w:type="gramStart"/>
      <w:r w:rsidR="004928D1" w:rsidRPr="004928D1">
        <w:rPr>
          <w:rFonts w:ascii="Palatino Linotype" w:eastAsia="Times New Roman" w:hAnsi="Palatino Linotype"/>
          <w:bCs/>
          <w:snapToGrid w:val="0"/>
          <w:spacing w:val="20"/>
          <w:sz w:val="26"/>
          <w:szCs w:val="26"/>
          <w:lang w:val="es-ES_tradnl" w:eastAsia="es-ES"/>
        </w:rPr>
        <w:t>de acuerdo a</w:t>
      </w:r>
      <w:proofErr w:type="gramEnd"/>
      <w:r w:rsidR="004928D1" w:rsidRPr="004928D1">
        <w:rPr>
          <w:rFonts w:ascii="Palatino Linotype" w:eastAsia="Times New Roman" w:hAnsi="Palatino Linotype"/>
          <w:bCs/>
          <w:snapToGrid w:val="0"/>
          <w:spacing w:val="20"/>
          <w:sz w:val="26"/>
          <w:szCs w:val="26"/>
          <w:lang w:val="es-ES_tradnl" w:eastAsia="es-ES"/>
        </w:rPr>
        <w:t xml:space="preserve"> las instrucciones impartidas por la Superintendencia de Valores y Seguros, hoy Comisión para el Mercado Financiero. Las partes declaran expresamente que </w:t>
      </w:r>
      <w:r w:rsidR="004928D1" w:rsidRPr="004928D1">
        <w:rPr>
          <w:rFonts w:ascii="Palatino Linotype" w:eastAsia="Times New Roman" w:hAnsi="Palatino Linotype"/>
          <w:bCs/>
          <w:snapToGrid w:val="0"/>
          <w:spacing w:val="20"/>
          <w:sz w:val="26"/>
          <w:szCs w:val="26"/>
          <w:lang w:val="es-ES_tradnl" w:eastAsia="es-ES"/>
        </w:rPr>
        <w:lastRenderedPageBreak/>
        <w:t xml:space="preserve">dicha Tabla forma parte integrante de la presente escritura para todos los efectos legales. De conformidad a la citada Tabla,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y el mutuario dejan constancia que los dividendos a que se ha hecho referencia precedentemente, expresados en Unidades de Fomento, tienen los montos siguientes: </w:t>
      </w:r>
      <w:r w:rsidR="004928D1" w:rsidRPr="004928D1">
        <w:rPr>
          <w:rFonts w:ascii="Palatino Linotype" w:eastAsia="Times New Roman" w:hAnsi="Palatino Linotype"/>
          <w:b/>
          <w:bCs/>
          <w:snapToGrid w:val="0"/>
          <w:spacing w:val="20"/>
          <w:sz w:val="26"/>
          <w:szCs w:val="26"/>
          <w:lang w:val="es-ES_tradnl" w:eastAsia="es-ES"/>
        </w:rPr>
        <w:t xml:space="preserve">Del uno al 419 </w:t>
      </w:r>
      <w:r w:rsidR="004928D1" w:rsidRPr="004928D1">
        <w:rPr>
          <w:rFonts w:ascii="Palatino Linotype" w:eastAsia="Times New Roman" w:hAnsi="Palatino Linotype"/>
          <w:bCs/>
          <w:snapToGrid w:val="0"/>
          <w:spacing w:val="20"/>
          <w:sz w:val="26"/>
          <w:szCs w:val="26"/>
          <w:lang w:val="es-ES_tradnl" w:eastAsia="es-ES"/>
        </w:rPr>
        <w:t>todos por</w:t>
      </w:r>
      <w:r w:rsidR="004928D1" w:rsidRPr="004928D1">
        <w:rPr>
          <w:rFonts w:ascii="Palatino Linotype" w:eastAsia="Times New Roman" w:hAnsi="Palatino Linotype"/>
          <w:b/>
          <w:bCs/>
          <w:snapToGrid w:val="0"/>
          <w:spacing w:val="20"/>
          <w:sz w:val="26"/>
          <w:szCs w:val="26"/>
          <w:lang w:val="es-ES_tradnl" w:eastAsia="es-ES"/>
        </w:rPr>
        <w:t xml:space="preserve"> 7,434168 Unidades de Fomento </w:t>
      </w:r>
      <w:r w:rsidR="004928D1" w:rsidRPr="004928D1">
        <w:rPr>
          <w:rFonts w:ascii="Palatino Linotype" w:eastAsia="Times New Roman" w:hAnsi="Palatino Linotype"/>
          <w:bCs/>
          <w:snapToGrid w:val="0"/>
          <w:spacing w:val="20"/>
          <w:sz w:val="26"/>
          <w:szCs w:val="26"/>
          <w:lang w:val="es-ES_tradnl" w:eastAsia="es-ES"/>
        </w:rPr>
        <w:t xml:space="preserve">y el último, por </w:t>
      </w:r>
      <w:r w:rsidR="004928D1" w:rsidRPr="004928D1">
        <w:rPr>
          <w:rFonts w:ascii="Palatino Linotype" w:eastAsia="Times New Roman" w:hAnsi="Palatino Linotype"/>
          <w:b/>
          <w:bCs/>
          <w:snapToGrid w:val="0"/>
          <w:spacing w:val="20"/>
          <w:sz w:val="26"/>
          <w:szCs w:val="26"/>
          <w:lang w:val="es-ES_tradnl" w:eastAsia="es-ES"/>
        </w:rPr>
        <w:t>7,901872 Unidades de Fomento</w:t>
      </w:r>
      <w:r w:rsidR="004928D1" w:rsidRPr="004928D1">
        <w:rPr>
          <w:rFonts w:ascii="Palatino Linotype" w:eastAsia="Times New Roman" w:hAnsi="Palatino Linotype"/>
          <w:bCs/>
          <w:snapToGrid w:val="0"/>
          <w:spacing w:val="20"/>
          <w:sz w:val="26"/>
          <w:szCs w:val="26"/>
          <w:lang w:val="es-ES_tradnl" w:eastAsia="es-ES"/>
        </w:rPr>
        <w:t xml:space="preserve">. Asimismo, en consideración a que la fórmula de determinación de los dividendos mensuales antes señalada, </w:t>
      </w:r>
      <w:r w:rsidR="004928D1" w:rsidRPr="004928D1">
        <w:rPr>
          <w:rFonts w:ascii="Palatino Linotype" w:eastAsia="Times New Roman" w:hAnsi="Palatino Linotype"/>
          <w:b/>
          <w:bCs/>
          <w:snapToGrid w:val="0"/>
          <w:spacing w:val="20"/>
          <w:sz w:val="26"/>
          <w:szCs w:val="26"/>
          <w:highlight w:val="cyan"/>
          <w:lang w:val="es-ES_tradnl" w:eastAsia="es-ES"/>
        </w:rPr>
        <w:t>no incluye los intereses correspondientes a los días comprendidos entre la fecha del presente contrato y el día uno</w:t>
      </w:r>
      <w:r w:rsidR="004928D1" w:rsidRPr="004928D1">
        <w:rPr>
          <w:rFonts w:ascii="Palatino Linotype" w:eastAsia="Times New Roman" w:hAnsi="Palatino Linotype"/>
          <w:b/>
          <w:bCs/>
          <w:snapToGrid w:val="0"/>
          <w:color w:val="00B0F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highlight w:val="cyan"/>
          <w:lang w:val="es-ES_tradnl" w:eastAsia="es-ES"/>
        </w:rPr>
        <w:t>del pago del primer dividendo</w:t>
      </w:r>
      <w:r w:rsidR="004928D1" w:rsidRPr="004928D1">
        <w:rPr>
          <w:rFonts w:ascii="Palatino Linotype" w:eastAsia="Times New Roman" w:hAnsi="Palatino Linotype"/>
          <w:bCs/>
          <w:snapToGrid w:val="0"/>
          <w:spacing w:val="20"/>
          <w:sz w:val="26"/>
          <w:szCs w:val="26"/>
          <w:lang w:val="es-ES_tradnl" w:eastAsia="es-ES"/>
        </w:rPr>
        <w:t xml:space="preserve">, el mutuario se obliga a pagar dichos intereses </w:t>
      </w:r>
      <w:proofErr w:type="gramStart"/>
      <w:r w:rsidR="004928D1" w:rsidRPr="004928D1">
        <w:rPr>
          <w:rFonts w:ascii="Palatino Linotype" w:eastAsia="Times New Roman" w:hAnsi="Palatino Linotype"/>
          <w:bCs/>
          <w:snapToGrid w:val="0"/>
          <w:spacing w:val="20"/>
          <w:sz w:val="26"/>
          <w:szCs w:val="26"/>
          <w:lang w:val="es-ES_tradnl" w:eastAsia="es-ES"/>
        </w:rPr>
        <w:t>conjuntamente con</w:t>
      </w:r>
      <w:proofErr w:type="gramEnd"/>
      <w:r w:rsidR="004928D1" w:rsidRPr="004928D1">
        <w:rPr>
          <w:rFonts w:ascii="Palatino Linotype" w:eastAsia="Times New Roman" w:hAnsi="Palatino Linotype"/>
          <w:bCs/>
          <w:snapToGrid w:val="0"/>
          <w:spacing w:val="20"/>
          <w:sz w:val="26"/>
          <w:szCs w:val="26"/>
          <w:lang w:val="es-ES_tradnl" w:eastAsia="es-ES"/>
        </w:rPr>
        <w:t xml:space="preserve"> el pago del primer dividendo o cuota del mutuo. Los dividendos se pagarán por mensualidades vencidas, dentro de los primeros diez días corridos del mes siguiente al del respectivo vencimiento, correspondiendo efectuar el primer pago dentro de los primeros diez días corridos del </w:t>
      </w:r>
      <w:r w:rsidR="004928D1" w:rsidRPr="004928D1">
        <w:rPr>
          <w:rFonts w:ascii="Palatino Linotype" w:eastAsia="Times New Roman" w:hAnsi="Palatino Linotype"/>
          <w:bCs/>
          <w:snapToGrid w:val="0"/>
          <w:spacing w:val="20"/>
          <w:sz w:val="26"/>
          <w:szCs w:val="26"/>
          <w:highlight w:val="cyan"/>
          <w:lang w:val="es-ES_tradnl" w:eastAsia="es-ES"/>
        </w:rPr>
        <w:t xml:space="preserve">mes </w:t>
      </w:r>
      <w:r w:rsidR="004928D1" w:rsidRPr="004928D1">
        <w:rPr>
          <w:rFonts w:ascii="Palatino Linotype" w:eastAsia="Times New Roman" w:hAnsi="Palatino Linotype"/>
          <w:b/>
          <w:bCs/>
          <w:snapToGrid w:val="0"/>
          <w:spacing w:val="20"/>
          <w:sz w:val="26"/>
          <w:szCs w:val="26"/>
          <w:highlight w:val="cyan"/>
          <w:lang w:val="es-ES_tradnl" w:eastAsia="es-ES"/>
        </w:rPr>
        <w:t xml:space="preserve">subsiguiente </w:t>
      </w:r>
      <w:r w:rsidR="004928D1" w:rsidRPr="004928D1">
        <w:rPr>
          <w:rFonts w:ascii="Palatino Linotype" w:eastAsia="Times New Roman" w:hAnsi="Palatino Linotype"/>
          <w:bCs/>
          <w:snapToGrid w:val="0"/>
          <w:spacing w:val="20"/>
          <w:sz w:val="26"/>
          <w:szCs w:val="26"/>
          <w:lang w:val="es-ES_tradnl" w:eastAsia="es-ES"/>
        </w:rPr>
        <w:t xml:space="preserve">al de la fecha del presente contrato. Para el caso que fuere feriado el último de los referidos diez días, el plazo para el pago se extenderá hasta el primer día hábil siguiente. Sin perjuicio de lo anterior, la cuota a pagar </w:t>
      </w:r>
      <w:r w:rsidR="004928D1" w:rsidRPr="004928D1">
        <w:rPr>
          <w:rFonts w:ascii="Palatino Linotype" w:eastAsia="Times New Roman" w:hAnsi="Palatino Linotype"/>
          <w:bCs/>
          <w:snapToGrid w:val="0"/>
          <w:color w:val="FFFFFF" w:themeColor="background1"/>
          <w:spacing w:val="20"/>
          <w:sz w:val="26"/>
          <w:szCs w:val="26"/>
          <w:lang w:val="es-ES_tradnl" w:eastAsia="es-ES"/>
        </w:rPr>
        <w:t>por</w:t>
      </w:r>
      <w:r w:rsidR="004928D1" w:rsidRPr="004928D1">
        <w:rPr>
          <w:rFonts w:ascii="Palatino Linotype" w:eastAsia="Times New Roman" w:hAnsi="Palatino Linotype"/>
          <w:bCs/>
          <w:snapToGrid w:val="0"/>
          <w:spacing w:val="20"/>
          <w:sz w:val="26"/>
          <w:szCs w:val="26"/>
          <w:lang w:val="es-ES_tradnl" w:eastAsia="es-ES"/>
        </w:rPr>
        <w:t xml:space="preserve"> el deudor deberá incluir, además del dividendo mensual, las primas correspondientes a los seguros de desgravamen, de incendio, de sismo, y otros adicionales, y los intereses moratorios, según se establece más adelante. Queda expresamente estipulado que todas las obligaciones que del presente instrumento emanan para el deudor, tendrán el carácter de indivisibles para todos los efectos legales, conforme a lo previsto en los artículos mil quinientos veintiséis, número cuatro, y mil quinientos veintiocho del </w:t>
      </w:r>
      <w:r w:rsidR="004928D1" w:rsidRPr="004928D1">
        <w:rPr>
          <w:rFonts w:ascii="Palatino Linotype" w:eastAsia="Times New Roman" w:hAnsi="Palatino Linotype"/>
          <w:bCs/>
          <w:snapToGrid w:val="0"/>
          <w:spacing w:val="20"/>
          <w:sz w:val="26"/>
          <w:szCs w:val="26"/>
          <w:lang w:val="es-ES_tradnl" w:eastAsia="es-ES"/>
        </w:rPr>
        <w:lastRenderedPageBreak/>
        <w:t xml:space="preserve">Código Civil. Por el presente instrumento, el deudor autoriza y faculta al acreedor para solicitar de su empleador actual, o los que tuviere en el futuro, que el monto íntegro del dividendo y demás recargos mensuales que contempla este instrumento, le sea descontado mensualmente de las remuneraciones que perciba, sin que se exceda el máximo legal permitido, y hasta complementar totalmente el servicio de la deuda que contrae por este instrumento; lo anterior en los términos de lo previsto en el artículo cuarto de la ley diecinueve mil cuatrocientos treinta y nueve, en relación con lo dispuesto en el artículo noveno de la ley diecinueve mil doscientos ochenta y uno, cuyo texto fue sustituido en el número diez del artículo único de la ley diecinueve mil cuatrocientos uno. Asimismo, el </w:t>
      </w:r>
      <w:proofErr w:type="gramStart"/>
      <w:r w:rsidR="004928D1" w:rsidRPr="004928D1">
        <w:rPr>
          <w:rFonts w:ascii="Palatino Linotype" w:eastAsia="Times New Roman" w:hAnsi="Palatino Linotype"/>
          <w:bCs/>
          <w:snapToGrid w:val="0"/>
          <w:spacing w:val="20"/>
          <w:sz w:val="26"/>
          <w:szCs w:val="26"/>
          <w:lang w:val="es-ES_tradnl" w:eastAsia="es-ES"/>
        </w:rPr>
        <w:t>mutuario faculta</w:t>
      </w:r>
      <w:proofErr w:type="gramEnd"/>
      <w:r w:rsidR="004928D1" w:rsidRPr="004928D1">
        <w:rPr>
          <w:rFonts w:ascii="Palatino Linotype" w:eastAsia="Times New Roman" w:hAnsi="Palatino Linotype"/>
          <w:bCs/>
          <w:snapToGrid w:val="0"/>
          <w:spacing w:val="20"/>
          <w:sz w:val="26"/>
          <w:szCs w:val="26"/>
          <w:lang w:val="es-ES_tradnl" w:eastAsia="es-ES"/>
        </w:rPr>
        <w:t xml:space="preserve"> al acreedor para comunicar este requerimiento a su empleador, mediante la entrega de copia autorizada no endosable del presente instrumento. </w:t>
      </w:r>
      <w:r w:rsidR="004928D1" w:rsidRPr="004928D1">
        <w:rPr>
          <w:rFonts w:ascii="Palatino Linotype" w:eastAsia="Times New Roman" w:hAnsi="Palatino Linotype"/>
          <w:b/>
          <w:bCs/>
          <w:snapToGrid w:val="0"/>
          <w:spacing w:val="20"/>
          <w:sz w:val="26"/>
          <w:szCs w:val="26"/>
          <w:u w:val="single"/>
          <w:lang w:val="es-ES_tradnl" w:eastAsia="es-ES"/>
        </w:rPr>
        <w:t>NOVENO BIS</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Los dividendos deberán ser pagados en dinero efecti</w:t>
      </w:r>
      <w:r w:rsidR="004928D1" w:rsidRPr="004928D1">
        <w:rPr>
          <w:rFonts w:ascii="Palatino Linotype" w:eastAsia="Times New Roman" w:hAnsi="Palatino Linotype"/>
          <w:bCs/>
          <w:snapToGrid w:val="0"/>
          <w:spacing w:val="20"/>
          <w:sz w:val="26"/>
          <w:szCs w:val="26"/>
          <w:lang w:val="es-ES_tradnl" w:eastAsia="es-ES"/>
        </w:rPr>
        <w:softHyphen/>
        <w:t>vo, por el valor en pesos moneda legal, de la Unidad de Fomento a la fecha de su pago efectivo. Sin perjuicio de lo anterior, si el dividendo no fuere pagado dentro del plazo establecido en la cláusula anterior, devengará desde el día siguiente a aquel en que debió pagarse y hasta la fecha de pago efectivo, un interés penal igual al interés máximo convencional que la Ley permita estipular para este tipo de operaciones de crédito de dinero en moneda nacional reajusta</w:t>
      </w:r>
      <w:r w:rsidR="004928D1" w:rsidRPr="004928D1">
        <w:rPr>
          <w:rFonts w:ascii="Palatino Linotype" w:eastAsia="Times New Roman" w:hAnsi="Palatino Linotype"/>
          <w:bCs/>
          <w:snapToGrid w:val="0"/>
          <w:spacing w:val="20"/>
          <w:sz w:val="26"/>
          <w:szCs w:val="26"/>
          <w:lang w:val="es-ES_tradnl" w:eastAsia="es-ES"/>
        </w:rPr>
        <w:softHyphen/>
        <w:t>bles. El deudor abonará, asimismo, el interés máximo convencional que la Ley permita estipular para opera</w:t>
      </w:r>
      <w:r w:rsidR="004928D1" w:rsidRPr="004928D1">
        <w:rPr>
          <w:rFonts w:ascii="Palatino Linotype" w:eastAsia="Times New Roman" w:hAnsi="Palatino Linotype"/>
          <w:bCs/>
          <w:snapToGrid w:val="0"/>
          <w:spacing w:val="20"/>
          <w:sz w:val="26"/>
          <w:szCs w:val="26"/>
          <w:lang w:val="es-ES_tradnl" w:eastAsia="es-ES"/>
        </w:rPr>
        <w:softHyphen/>
        <w:t xml:space="preserve">ciones de crédito de dinero en moneda nacional reajustables, sobre todas las sumas que el acreedor hubiere desembolsado por él, para hacer efectivas las obligaciones emanadas de este contrato, y por las sumas que anticipare por </w:t>
      </w:r>
      <w:r w:rsidR="004928D1" w:rsidRPr="004928D1">
        <w:rPr>
          <w:rFonts w:ascii="Palatino Linotype" w:eastAsia="Times New Roman" w:hAnsi="Palatino Linotype"/>
          <w:bCs/>
          <w:snapToGrid w:val="0"/>
          <w:spacing w:val="20"/>
          <w:sz w:val="26"/>
          <w:szCs w:val="26"/>
          <w:lang w:val="es-ES_tradnl" w:eastAsia="es-ES"/>
        </w:rPr>
        <w:lastRenderedPageBreak/>
        <w:t>primas de seguros, contribu</w:t>
      </w:r>
      <w:r w:rsidR="004928D1" w:rsidRPr="004928D1">
        <w:rPr>
          <w:rFonts w:ascii="Palatino Linotype" w:eastAsia="Times New Roman" w:hAnsi="Palatino Linotype"/>
          <w:bCs/>
          <w:snapToGrid w:val="0"/>
          <w:spacing w:val="20"/>
          <w:sz w:val="26"/>
          <w:szCs w:val="26"/>
          <w:lang w:val="es-ES_tradnl" w:eastAsia="es-ES"/>
        </w:rPr>
        <w:softHyphen/>
        <w:t xml:space="preserve">ciones de la propiedad que se hipoteca, como también por cualquier suma que el acreedor tuviere que desembolsar con ocasión de este préstamo. Los intereses, gastos y costas de cobranza que se generen con motivo de la aplicación de esta cláusula serán siempre de cargo del mutuario y, en su caso, podrán ser cobrados conjuntamente e incluirse en uno o más de los respectivos dividendos. </w:t>
      </w:r>
      <w:r w:rsidR="004928D1" w:rsidRPr="004928D1">
        <w:rPr>
          <w:rFonts w:ascii="Palatino Linotype" w:eastAsia="Times New Roman" w:hAnsi="Palatino Linotype"/>
          <w:b/>
          <w:bCs/>
          <w:snapToGrid w:val="0"/>
          <w:spacing w:val="20"/>
          <w:sz w:val="26"/>
          <w:szCs w:val="26"/>
          <w:u w:val="single"/>
          <w:lang w:val="es-ES_tradnl" w:eastAsia="es-ES"/>
        </w:rPr>
        <w:t>DÉCIMO:</w:t>
      </w:r>
      <w:r w:rsidR="004928D1" w:rsidRPr="004928D1">
        <w:rPr>
          <w:rFonts w:ascii="Palatino Linotype" w:eastAsia="Times New Roman" w:hAnsi="Palatino Linotype"/>
          <w:b/>
          <w:bCs/>
          <w:snapToGrid w:val="0"/>
          <w:spacing w:val="20"/>
          <w:sz w:val="26"/>
          <w:szCs w:val="26"/>
          <w:lang w:val="es-ES" w:eastAsia="es-ES"/>
        </w:rPr>
        <w:t xml:space="preserve"> </w:t>
      </w:r>
      <w:r w:rsidR="004928D1" w:rsidRPr="004928D1">
        <w:rPr>
          <w:rFonts w:ascii="Palatino Linotype" w:eastAsia="Times New Roman" w:hAnsi="Palatino Linotype"/>
          <w:bCs/>
          <w:snapToGrid w:val="0"/>
          <w:spacing w:val="20"/>
          <w:sz w:val="26"/>
          <w:szCs w:val="26"/>
          <w:lang w:val="es-ES" w:eastAsia="es-ES"/>
        </w:rPr>
        <w:t xml:space="preserve">Para los efectos previstos en la Ley veinte mil quinientos cincuenta y cinco, y en la Ley diecinueve mil cuatrocientos noventa y seis, </w:t>
      </w:r>
      <w:r w:rsidR="004928D1" w:rsidRPr="004928D1">
        <w:rPr>
          <w:rFonts w:ascii="Palatino Linotype" w:eastAsia="Times New Roman" w:hAnsi="Palatino Linotype"/>
          <w:b/>
          <w:bCs/>
          <w:snapToGrid w:val="0"/>
          <w:spacing w:val="20"/>
          <w:sz w:val="26"/>
          <w:szCs w:val="26"/>
          <w:lang w:val="es-ES" w:eastAsia="es-ES"/>
        </w:rPr>
        <w:t>HIPOTECARIA CONCRECES S.A,</w:t>
      </w:r>
      <w:r w:rsidR="004928D1" w:rsidRPr="004928D1">
        <w:rPr>
          <w:rFonts w:ascii="Palatino Linotype" w:eastAsia="Times New Roman" w:hAnsi="Palatino Linotype"/>
          <w:bCs/>
          <w:snapToGrid w:val="0"/>
          <w:spacing w:val="20"/>
          <w:sz w:val="26"/>
          <w:szCs w:val="26"/>
          <w:lang w:val="es-ES" w:eastAsia="es-ES"/>
        </w:rPr>
        <w:t xml:space="preserve"> debidamente representado como se señaló, declara: Uno) </w:t>
      </w:r>
      <w:r w:rsidR="004928D1" w:rsidRPr="004928D1">
        <w:rPr>
          <w:rFonts w:ascii="Palatino Linotype" w:eastAsia="Times New Roman" w:hAnsi="Palatino Linotype"/>
          <w:b/>
          <w:bCs/>
          <w:snapToGrid w:val="0"/>
          <w:spacing w:val="20"/>
          <w:sz w:val="26"/>
          <w:szCs w:val="26"/>
          <w:lang w:val="es-ES" w:eastAsia="es-ES"/>
        </w:rPr>
        <w:t>Que la Carga Anual Equivalente de la operación</w:t>
      </w:r>
      <w:r w:rsidR="004928D1" w:rsidRPr="004928D1">
        <w:rPr>
          <w:rFonts w:ascii="Palatino Linotype" w:eastAsia="Times New Roman" w:hAnsi="Palatino Linotype"/>
          <w:bCs/>
          <w:snapToGrid w:val="0"/>
          <w:spacing w:val="20"/>
          <w:sz w:val="26"/>
          <w:szCs w:val="26"/>
          <w:lang w:val="es-ES" w:eastAsia="es-ES"/>
        </w:rPr>
        <w:t xml:space="preserve"> que da cuenta el presente instrumento a </w:t>
      </w:r>
      <w:proofErr w:type="gramStart"/>
      <w:r w:rsidR="004928D1" w:rsidRPr="004928D1">
        <w:rPr>
          <w:rFonts w:ascii="Palatino Linotype" w:eastAsia="Times New Roman" w:hAnsi="Palatino Linotype"/>
          <w:bCs/>
          <w:snapToGrid w:val="0"/>
          <w:spacing w:val="20"/>
          <w:sz w:val="26"/>
          <w:szCs w:val="26"/>
          <w:lang w:val="es-ES" w:eastAsia="es-ES"/>
        </w:rPr>
        <w:t>ésta</w:t>
      </w:r>
      <w:proofErr w:type="gramEnd"/>
      <w:r w:rsidR="004928D1" w:rsidRPr="004928D1">
        <w:rPr>
          <w:rFonts w:ascii="Palatino Linotype" w:eastAsia="Times New Roman" w:hAnsi="Palatino Linotype"/>
          <w:bCs/>
          <w:snapToGrid w:val="0"/>
          <w:spacing w:val="20"/>
          <w:sz w:val="26"/>
          <w:szCs w:val="26"/>
          <w:lang w:val="es-ES" w:eastAsia="es-ES"/>
        </w:rPr>
        <w:t xml:space="preserve"> fecha, es de </w:t>
      </w:r>
      <w:r w:rsidR="004928D1" w:rsidRPr="004928D1">
        <w:rPr>
          <w:rFonts w:ascii="Palatino Linotype" w:eastAsia="Times New Roman" w:hAnsi="Palatino Linotype"/>
          <w:b/>
          <w:bCs/>
          <w:snapToGrid w:val="0"/>
          <w:spacing w:val="20"/>
          <w:sz w:val="26"/>
          <w:szCs w:val="26"/>
          <w:lang w:val="es-ES" w:eastAsia="es-ES"/>
        </w:rPr>
        <w:t xml:space="preserve">7,51 </w:t>
      </w:r>
      <w:r w:rsidR="004928D1" w:rsidRPr="004928D1">
        <w:rPr>
          <w:rFonts w:ascii="Palatino Linotype" w:eastAsia="Times New Roman" w:hAnsi="Palatino Linotype"/>
          <w:bCs/>
          <w:snapToGrid w:val="0"/>
          <w:spacing w:val="20"/>
          <w:sz w:val="26"/>
          <w:szCs w:val="26"/>
          <w:lang w:val="es-ES" w:eastAsia="es-ES"/>
        </w:rPr>
        <w:t xml:space="preserve">por ciento. Se deja constancia, que se entiende por Carga Anual Equivalente, el indicador que, expresado en forma de porcentaje, revela el costo de un crédito en un periodo anual, cualquiera que sea el plazo pactado para el pago de la obligación, esto es, la tasa de interés anualizada que incorpora los gastos asociados al crédito. La carga anual equivalente contempla el tipo de interés, todos los gastos asociados al crédito, el plazo de la operación, y se calcula sobre base anual. Corresponde a la tasa que iguala el valor presente de los montos recibidos con el valor presente de los montos adeudados, la que se calcula en conformidad a la fórmula establecida en el Reglamento Sobre Información al Consumidor de Créditos respectivo. </w:t>
      </w:r>
      <w:r w:rsidR="004928D1" w:rsidRPr="004928D1">
        <w:rPr>
          <w:rFonts w:ascii="Palatino Linotype" w:eastAsia="Times New Roman" w:hAnsi="Palatino Linotype"/>
          <w:b/>
          <w:bCs/>
          <w:snapToGrid w:val="0"/>
          <w:spacing w:val="20"/>
          <w:sz w:val="26"/>
          <w:szCs w:val="26"/>
          <w:lang w:val="es-ES" w:eastAsia="es-ES"/>
        </w:rPr>
        <w:t>Dos) Que los gastos asociados al otorgamiento de la operación</w:t>
      </w:r>
      <w:r w:rsidR="004928D1" w:rsidRPr="004928D1">
        <w:rPr>
          <w:rFonts w:ascii="Palatino Linotype" w:eastAsia="Times New Roman" w:hAnsi="Palatino Linotype"/>
          <w:bCs/>
          <w:snapToGrid w:val="0"/>
          <w:spacing w:val="20"/>
          <w:sz w:val="26"/>
          <w:szCs w:val="26"/>
          <w:lang w:val="es-ES" w:eastAsia="es-ES"/>
        </w:rPr>
        <w:t xml:space="preserve"> que da cuenta el presente instrumento son los siguientes: </w:t>
      </w:r>
      <w:r w:rsidR="004928D1" w:rsidRPr="004928D1">
        <w:rPr>
          <w:rFonts w:ascii="Palatino Linotype" w:eastAsia="Times New Roman" w:hAnsi="Palatino Linotype"/>
          <w:b/>
          <w:bCs/>
          <w:snapToGrid w:val="0"/>
          <w:spacing w:val="20"/>
          <w:sz w:val="26"/>
          <w:szCs w:val="26"/>
          <w:lang w:val="es-ES" w:eastAsia="es-ES"/>
        </w:rPr>
        <w:t>a) Tasación:</w:t>
      </w:r>
      <w:r w:rsidR="004928D1" w:rsidRPr="004928D1">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lang w:val="es-ES" w:eastAsia="es-ES"/>
        </w:rPr>
        <w:t xml:space="preserve">0 </w:t>
      </w:r>
      <w:r w:rsidR="004928D1" w:rsidRPr="004928D1">
        <w:rPr>
          <w:rFonts w:ascii="Palatino Linotype" w:eastAsia="Times New Roman" w:hAnsi="Palatino Linotype"/>
          <w:bCs/>
          <w:snapToGrid w:val="0"/>
          <w:spacing w:val="20"/>
          <w:sz w:val="26"/>
          <w:szCs w:val="26"/>
          <w:lang w:val="es-ES" w:eastAsia="es-ES"/>
        </w:rPr>
        <w:t xml:space="preserve">Unidades de Fomento: </w:t>
      </w:r>
      <w:r w:rsidR="004928D1" w:rsidRPr="004928D1">
        <w:rPr>
          <w:rFonts w:ascii="Palatino Linotype" w:eastAsia="Times New Roman" w:hAnsi="Palatino Linotype"/>
          <w:b/>
          <w:bCs/>
          <w:snapToGrid w:val="0"/>
          <w:spacing w:val="20"/>
          <w:sz w:val="26"/>
          <w:szCs w:val="26"/>
          <w:lang w:val="es-ES" w:eastAsia="es-ES"/>
        </w:rPr>
        <w:t>b) Estudio de Títulos:</w:t>
      </w:r>
      <w:r w:rsidR="004928D1" w:rsidRPr="004928D1">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lang w:val="es-ES" w:eastAsia="es-ES"/>
        </w:rPr>
        <w:t xml:space="preserve">0 </w:t>
      </w:r>
      <w:r w:rsidR="004928D1" w:rsidRPr="004928D1">
        <w:rPr>
          <w:rFonts w:ascii="Palatino Linotype" w:eastAsia="Times New Roman" w:hAnsi="Palatino Linotype"/>
          <w:bCs/>
          <w:snapToGrid w:val="0"/>
          <w:spacing w:val="20"/>
          <w:sz w:val="26"/>
          <w:szCs w:val="26"/>
          <w:lang w:val="es-ES" w:eastAsia="es-ES"/>
        </w:rPr>
        <w:t xml:space="preserve">Unidades de Fomento; </w:t>
      </w:r>
      <w:r w:rsidR="004928D1" w:rsidRPr="004928D1">
        <w:rPr>
          <w:rFonts w:ascii="Palatino Linotype" w:eastAsia="Times New Roman" w:hAnsi="Palatino Linotype"/>
          <w:b/>
          <w:bCs/>
          <w:snapToGrid w:val="0"/>
          <w:spacing w:val="20"/>
          <w:sz w:val="26"/>
          <w:szCs w:val="26"/>
          <w:lang w:val="es-ES" w:eastAsia="es-ES"/>
        </w:rPr>
        <w:t>c) Redacción de escritura:</w:t>
      </w:r>
      <w:r w:rsidR="004928D1" w:rsidRPr="004928D1">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lang w:val="es-ES" w:eastAsia="es-ES"/>
        </w:rPr>
        <w:t xml:space="preserve">0 </w:t>
      </w:r>
      <w:r w:rsidR="004928D1" w:rsidRPr="004928D1">
        <w:rPr>
          <w:rFonts w:ascii="Palatino Linotype" w:eastAsia="Times New Roman" w:hAnsi="Palatino Linotype"/>
          <w:bCs/>
          <w:snapToGrid w:val="0"/>
          <w:spacing w:val="20"/>
          <w:sz w:val="26"/>
          <w:szCs w:val="26"/>
          <w:lang w:val="es-ES" w:eastAsia="es-ES"/>
        </w:rPr>
        <w:t xml:space="preserve">Unidades de Fomento; </w:t>
      </w:r>
      <w:r w:rsidR="004928D1" w:rsidRPr="004928D1">
        <w:rPr>
          <w:rFonts w:ascii="Palatino Linotype" w:eastAsia="Times New Roman" w:hAnsi="Palatino Linotype"/>
          <w:b/>
          <w:bCs/>
          <w:snapToGrid w:val="0"/>
          <w:spacing w:val="20"/>
          <w:sz w:val="26"/>
          <w:szCs w:val="26"/>
          <w:lang w:val="es-ES" w:eastAsia="es-ES"/>
        </w:rPr>
        <w:t>d) Notaría:</w:t>
      </w:r>
      <w:r w:rsidR="004928D1" w:rsidRPr="004928D1">
        <w:rPr>
          <w:rFonts w:ascii="Palatino Linotype" w:eastAsia="Times New Roman" w:hAnsi="Palatino Linotype"/>
          <w:bCs/>
          <w:snapToGrid w:val="0"/>
          <w:spacing w:val="20"/>
          <w:sz w:val="26"/>
          <w:szCs w:val="26"/>
          <w:lang w:val="es-ES" w:eastAsia="es-ES"/>
        </w:rPr>
        <w:t xml:space="preserve"> Se </w:t>
      </w:r>
      <w:r w:rsidR="004928D1" w:rsidRPr="004928D1">
        <w:rPr>
          <w:rFonts w:ascii="Palatino Linotype" w:eastAsia="Times New Roman" w:hAnsi="Palatino Linotype"/>
          <w:bCs/>
          <w:snapToGrid w:val="0"/>
          <w:spacing w:val="20"/>
          <w:sz w:val="26"/>
          <w:szCs w:val="26"/>
          <w:lang w:val="es-ES" w:eastAsia="es-ES"/>
        </w:rPr>
        <w:lastRenderedPageBreak/>
        <w:t xml:space="preserve">rige por el Arancel dispuesto según decreto exento número quinientos ochenta y siete emitido por el Ministerio de justicia con fecha veintisiete de noviembre de mil novecientos noventa y ocho. En el evento de que exista una diferencia entre lo efectivamente pagado y el arancel antes referido, éste será de cargo del vendedor o del comprador, </w:t>
      </w:r>
      <w:proofErr w:type="gramStart"/>
      <w:r w:rsidR="004928D1" w:rsidRPr="004928D1">
        <w:rPr>
          <w:rFonts w:ascii="Palatino Linotype" w:eastAsia="Times New Roman" w:hAnsi="Palatino Linotype"/>
          <w:bCs/>
          <w:snapToGrid w:val="0"/>
          <w:spacing w:val="20"/>
          <w:sz w:val="26"/>
          <w:szCs w:val="26"/>
          <w:lang w:val="es-ES" w:eastAsia="es-ES"/>
        </w:rPr>
        <w:t>en virtud a</w:t>
      </w:r>
      <w:proofErr w:type="gramEnd"/>
      <w:r w:rsidR="004928D1" w:rsidRPr="004928D1">
        <w:rPr>
          <w:rFonts w:ascii="Palatino Linotype" w:eastAsia="Times New Roman" w:hAnsi="Palatino Linotype"/>
          <w:bCs/>
          <w:snapToGrid w:val="0"/>
          <w:spacing w:val="20"/>
          <w:sz w:val="26"/>
          <w:szCs w:val="26"/>
          <w:lang w:val="es-ES" w:eastAsia="es-ES"/>
        </w:rPr>
        <w:t xml:space="preserve"> lo señalado en la cláusula </w:t>
      </w:r>
      <w:r w:rsidR="004928D1" w:rsidRPr="004928D1">
        <w:rPr>
          <w:rFonts w:ascii="Palatino Linotype" w:eastAsia="Times New Roman" w:hAnsi="Palatino Linotype"/>
          <w:b/>
          <w:bCs/>
          <w:snapToGrid w:val="0"/>
          <w:spacing w:val="20"/>
          <w:sz w:val="26"/>
          <w:szCs w:val="26"/>
          <w:lang w:val="es-ES" w:eastAsia="es-ES"/>
        </w:rPr>
        <w:t>vigésimo sexto</w:t>
      </w:r>
      <w:r w:rsidR="004928D1" w:rsidRPr="004928D1">
        <w:rPr>
          <w:rFonts w:ascii="Palatino Linotype" w:eastAsia="Times New Roman" w:hAnsi="Palatino Linotype"/>
          <w:bCs/>
          <w:snapToGrid w:val="0"/>
          <w:spacing w:val="20"/>
          <w:sz w:val="26"/>
          <w:szCs w:val="26"/>
          <w:lang w:val="es-ES" w:eastAsia="es-ES"/>
        </w:rPr>
        <w:t xml:space="preserve"> de la presente escritura. </w:t>
      </w:r>
      <w:r w:rsidR="004928D1" w:rsidRPr="004928D1">
        <w:rPr>
          <w:rFonts w:ascii="Palatino Linotype" w:eastAsia="Times New Roman" w:hAnsi="Palatino Linotype"/>
          <w:b/>
          <w:bCs/>
          <w:snapToGrid w:val="0"/>
          <w:spacing w:val="20"/>
          <w:sz w:val="26"/>
          <w:szCs w:val="26"/>
          <w:lang w:val="es-ES" w:eastAsia="es-ES"/>
        </w:rPr>
        <w:t xml:space="preserve">e) Impuesto al </w:t>
      </w:r>
      <w:r w:rsidR="004928D1" w:rsidRPr="004928D1">
        <w:rPr>
          <w:rFonts w:ascii="Palatino Linotype" w:eastAsia="Times New Roman" w:hAnsi="Palatino Linotype"/>
          <w:b/>
          <w:bCs/>
          <w:snapToGrid w:val="0"/>
          <w:spacing w:val="20"/>
          <w:sz w:val="26"/>
          <w:szCs w:val="26"/>
          <w:highlight w:val="yellow"/>
          <w:lang w:val="es-ES" w:eastAsia="es-ES"/>
        </w:rPr>
        <w:t>Mutuo:</w:t>
      </w:r>
      <w:r w:rsidR="004928D1" w:rsidRPr="004928D1">
        <w:rPr>
          <w:rFonts w:ascii="Palatino Linotype" w:eastAsia="Times New Roman" w:hAnsi="Palatino Linotype"/>
          <w:bCs/>
          <w:snapToGrid w:val="0"/>
          <w:spacing w:val="20"/>
          <w:sz w:val="26"/>
          <w:szCs w:val="26"/>
          <w:highlight w:val="yellow"/>
          <w:lang w:val="es-ES" w:eastAsia="es-ES"/>
        </w:rPr>
        <w:t xml:space="preserve"> </w:t>
      </w:r>
      <w:r w:rsidR="004928D1" w:rsidRPr="004928D1">
        <w:rPr>
          <w:rFonts w:ascii="Palatino Linotype" w:eastAsia="Times New Roman" w:hAnsi="Palatino Linotype"/>
          <w:b/>
          <w:bCs/>
          <w:snapToGrid w:val="0"/>
          <w:spacing w:val="20"/>
          <w:sz w:val="26"/>
          <w:szCs w:val="26"/>
          <w:lang w:val="es-ES" w:eastAsia="es-ES"/>
        </w:rPr>
        <w:t>0</w:t>
      </w:r>
      <w:r w:rsidR="004928D1" w:rsidRPr="004928D1">
        <w:rPr>
          <w:rFonts w:ascii="Palatino Linotype" w:eastAsia="Times New Roman" w:hAnsi="Palatino Linotype"/>
          <w:bCs/>
          <w:snapToGrid w:val="0"/>
          <w:spacing w:val="20"/>
          <w:sz w:val="26"/>
          <w:szCs w:val="26"/>
          <w:lang w:val="es-ES" w:eastAsia="es-ES"/>
        </w:rPr>
        <w:t xml:space="preserve"> unidades de fomento. </w:t>
      </w:r>
      <w:r w:rsidR="004928D1" w:rsidRPr="004928D1">
        <w:rPr>
          <w:rFonts w:ascii="Palatino Linotype" w:eastAsia="Times New Roman" w:hAnsi="Palatino Linotype"/>
          <w:b/>
          <w:bCs/>
          <w:snapToGrid w:val="0"/>
          <w:spacing w:val="20"/>
          <w:sz w:val="26"/>
          <w:szCs w:val="26"/>
          <w:lang w:val="es-ES" w:eastAsia="es-ES"/>
        </w:rPr>
        <w:t>f) Conservador de Bienes Raíces:</w:t>
      </w:r>
      <w:r w:rsidR="004928D1" w:rsidRPr="004928D1">
        <w:rPr>
          <w:rFonts w:ascii="Palatino Linotype" w:eastAsia="Times New Roman" w:hAnsi="Palatino Linotype"/>
          <w:bCs/>
          <w:snapToGrid w:val="0"/>
          <w:spacing w:val="20"/>
          <w:sz w:val="26"/>
          <w:szCs w:val="26"/>
          <w:lang w:val="es-ES" w:eastAsia="es-ES"/>
        </w:rPr>
        <w:t xml:space="preserve"> f. uno) Dos por mil del monto del precio de la Compraventa en inscripciones de dominio y Dos por mil del monto del préstamo en las inscripciones de Hipoteca; f. dos) Inscripción de Prohibiciones. Alzamientos y copias de inscripción realizadas y certificado de hipotecas, gravámenes y prohibiciones, se cobran según el arancel del Conservador respectivo, conforme al Decreto Exento número quinientos ochenta y ocho, de fecha veintisiete de noviembre de mil novecientos noventa y ocho del Ministerio de Justicia, publicado en el Diario Oficial de fecha tres de diciembre de mil novecientos noventa y ocho. Conforme al mismo Decreto, los Conservadores de Bienes Raíces distintos del de Santiago, Valparaíso, Viña del Mar y San Miguel, tienen derecho a cobrar un recargo del cincuenta por ciento en las actuaciones que realicen. </w:t>
      </w:r>
      <w:r w:rsidR="004928D1" w:rsidRPr="004928D1">
        <w:rPr>
          <w:rFonts w:ascii="Palatino Linotype" w:eastAsia="Times New Roman" w:hAnsi="Palatino Linotype"/>
          <w:b/>
          <w:bCs/>
          <w:snapToGrid w:val="0"/>
          <w:spacing w:val="20"/>
          <w:sz w:val="26"/>
          <w:szCs w:val="26"/>
          <w:lang w:val="es-ES" w:eastAsia="es-ES"/>
        </w:rPr>
        <w:t xml:space="preserve">Tres) Que el Costo Total de la operación </w:t>
      </w:r>
      <w:r w:rsidR="004928D1" w:rsidRPr="004928D1">
        <w:rPr>
          <w:rFonts w:ascii="Palatino Linotype" w:eastAsia="Times New Roman" w:hAnsi="Palatino Linotype"/>
          <w:bCs/>
          <w:snapToGrid w:val="0"/>
          <w:spacing w:val="20"/>
          <w:sz w:val="26"/>
          <w:szCs w:val="26"/>
          <w:lang w:val="es-ES" w:eastAsia="es-ES"/>
        </w:rPr>
        <w:t xml:space="preserve">que da cuenta el presente instrumento, es de </w:t>
      </w:r>
      <w:r w:rsidR="004928D1" w:rsidRPr="004928D1">
        <w:rPr>
          <w:rFonts w:ascii="Palatino Linotype" w:eastAsia="Times New Roman" w:hAnsi="Palatino Linotype"/>
          <w:b/>
          <w:bCs/>
          <w:snapToGrid w:val="0"/>
          <w:spacing w:val="20"/>
          <w:sz w:val="26"/>
          <w:szCs w:val="26"/>
          <w:lang w:val="es-ES" w:eastAsia="es-ES"/>
        </w:rPr>
        <w:t>3.566,1478 unidades de fomento</w:t>
      </w:r>
      <w:r w:rsidR="004928D1" w:rsidRPr="004928D1">
        <w:rPr>
          <w:rFonts w:ascii="Palatino Linotype" w:eastAsia="Times New Roman" w:hAnsi="Palatino Linotype"/>
          <w:bCs/>
          <w:snapToGrid w:val="0"/>
          <w:spacing w:val="20"/>
          <w:sz w:val="26"/>
          <w:szCs w:val="26"/>
          <w:lang w:val="es-ES" w:eastAsia="es-ES"/>
        </w:rPr>
        <w:t xml:space="preserve">. Se deja constancia, que se entiende por Costo Total del Crédito, el indicador que, expresado en una suma de dinero, da cuenta del monto total a pagar por el crédito solicitado, excluidos los costos de prepago. Cuatro) Que sin perjuicio de la libertad que tiene el deudor para contratar los seguros de que da cuenta el presente instrumento en </w:t>
      </w:r>
      <w:r w:rsidR="004928D1" w:rsidRPr="004928D1">
        <w:rPr>
          <w:rFonts w:ascii="Palatino Linotype" w:eastAsia="Times New Roman" w:hAnsi="Palatino Linotype"/>
          <w:bCs/>
          <w:snapToGrid w:val="0"/>
          <w:spacing w:val="20"/>
          <w:sz w:val="26"/>
          <w:szCs w:val="26"/>
          <w:lang w:val="es-ES" w:eastAsia="es-ES"/>
        </w:rPr>
        <w:lastRenderedPageBreak/>
        <w:t xml:space="preserve">cualesquiera de las entidades que los comercialicen, nuestra institución deja constancia que los seguros que contrata en nombre y representación del deudor, en los términos estipulados en la cláusula décimo sexto, para el evento que aquel no los hubiere contratado, tienen en materia de prima mensual a pagar durante el primer año de servicio del financiamiento que se otorga por esta escritura, los siguientes componentes: </w:t>
      </w:r>
      <w:r w:rsidR="004928D1" w:rsidRPr="004928D1">
        <w:rPr>
          <w:rFonts w:ascii="Palatino Linotype" w:eastAsia="Times New Roman" w:hAnsi="Palatino Linotype"/>
          <w:b/>
          <w:bCs/>
          <w:snapToGrid w:val="0"/>
          <w:spacing w:val="20"/>
          <w:sz w:val="26"/>
          <w:szCs w:val="26"/>
          <w:lang w:val="es-ES" w:eastAsia="es-ES"/>
        </w:rPr>
        <w:t xml:space="preserve">a) Seguro de Incendio con Adicional de Sismo:  0,32280 U.F.; b) Seguro de Desgravamen: 0,22840 U.F. c) Seguro de Cesantía: 0,50270 U.F. d) </w:t>
      </w:r>
      <w:r w:rsidR="004928D1" w:rsidRPr="004928D1">
        <w:rPr>
          <w:rFonts w:ascii="Palatino Linotype" w:eastAsia="Times New Roman" w:hAnsi="Palatino Linotype"/>
          <w:bCs/>
          <w:snapToGrid w:val="0"/>
          <w:spacing w:val="20"/>
          <w:sz w:val="26"/>
          <w:szCs w:val="26"/>
          <w:lang w:val="es-ES_tradnl" w:eastAsia="es-ES"/>
        </w:rPr>
        <w:t xml:space="preserve">En virtud de lo anterior, el monto mensual por las primas de los seguros establecidos en la presente cláusula es de </w:t>
      </w:r>
      <w:r w:rsidR="004928D1" w:rsidRPr="004928D1">
        <w:rPr>
          <w:rFonts w:ascii="Palatino Linotype" w:eastAsia="Times New Roman" w:hAnsi="Palatino Linotype"/>
          <w:b/>
          <w:bCs/>
          <w:snapToGrid w:val="0"/>
          <w:spacing w:val="20"/>
          <w:sz w:val="26"/>
          <w:szCs w:val="26"/>
          <w:lang w:val="es-ES_tradnl" w:eastAsia="es-ES"/>
        </w:rPr>
        <w:t>1,05390</w:t>
      </w:r>
      <w:r w:rsidR="004928D1" w:rsidRPr="004928D1">
        <w:rPr>
          <w:rFonts w:ascii="Palatino Linotype" w:eastAsia="Times New Roman" w:hAnsi="Palatino Linotype"/>
          <w:bCs/>
          <w:snapToGrid w:val="0"/>
          <w:spacing w:val="20"/>
          <w:sz w:val="26"/>
          <w:szCs w:val="26"/>
          <w:lang w:val="es-ES_tradnl" w:eastAsia="es-ES"/>
        </w:rPr>
        <w:t xml:space="preserve"> Unidades de Fomento</w:t>
      </w:r>
      <w:r w:rsidR="004928D1" w:rsidRPr="004928D1">
        <w:rPr>
          <w:rFonts w:ascii="Palatino Linotype" w:eastAsia="Times New Roman" w:hAnsi="Palatino Linotype"/>
          <w:b/>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DÉCIMO PRIMERO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Las partes dejan expresa constancia que el crédito otorgado en este acto por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al mutuario lo es con</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"cláusula a la orden", en atención a que dicho crédito se encuentra sometido a la normativa legal y reglamentaria definida en la cláusula</w:t>
      </w:r>
      <w:r w:rsidR="004928D1" w:rsidRPr="004928D1">
        <w:rPr>
          <w:rFonts w:ascii="Palatino Linotype" w:eastAsia="Times New Roman" w:hAnsi="Palatino Linotype"/>
          <w:b/>
          <w:bCs/>
          <w:snapToGrid w:val="0"/>
          <w:spacing w:val="20"/>
          <w:sz w:val="26"/>
          <w:szCs w:val="26"/>
          <w:lang w:val="es-ES_tradnl" w:eastAsia="es-ES"/>
        </w:rPr>
        <w:t xml:space="preserve"> séptima</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u w:val="single"/>
          <w:lang w:val="es-ES_tradnl" w:eastAsia="es-ES"/>
        </w:rPr>
        <w:t>En tal sentido y en cumplimiento de esas disposiciones, el señor Notario que autoriza esta escritura, otorgará tan sólo una copia autoriza</w:t>
      </w:r>
      <w:r w:rsidR="004928D1" w:rsidRPr="004928D1">
        <w:rPr>
          <w:rFonts w:ascii="Palatino Linotype" w:eastAsia="Times New Roman" w:hAnsi="Palatino Linotype"/>
          <w:bCs/>
          <w:snapToGrid w:val="0"/>
          <w:spacing w:val="20"/>
          <w:sz w:val="26"/>
          <w:szCs w:val="26"/>
          <w:u w:val="single"/>
          <w:lang w:val="es-ES_tradnl" w:eastAsia="es-ES"/>
        </w:rPr>
        <w:softHyphen/>
        <w:t>da de la misma, la que será entregada al acreedor, esto es, a HIPOTECARIA CONCRECES S.A., y que será la única que tendrá el carácter de endosable</w:t>
      </w:r>
      <w:r w:rsidR="004928D1" w:rsidRPr="004928D1">
        <w:rPr>
          <w:rFonts w:ascii="Palatino Linotype" w:eastAsia="Times New Roman" w:hAnsi="Palatino Linotype"/>
          <w:bCs/>
          <w:snapToGrid w:val="0"/>
          <w:spacing w:val="20"/>
          <w:sz w:val="26"/>
          <w:szCs w:val="26"/>
          <w:lang w:val="es-ES_tradnl" w:eastAsia="es-ES"/>
        </w:rPr>
        <w:t xml:space="preserve">. Con todo, y </w:t>
      </w:r>
      <w:proofErr w:type="gramStart"/>
      <w:r w:rsidR="004928D1" w:rsidRPr="004928D1">
        <w:rPr>
          <w:rFonts w:ascii="Palatino Linotype" w:eastAsia="Times New Roman" w:hAnsi="Palatino Linotype"/>
          <w:bCs/>
          <w:snapToGrid w:val="0"/>
          <w:spacing w:val="20"/>
          <w:sz w:val="26"/>
          <w:szCs w:val="26"/>
          <w:lang w:val="es-ES_tradnl" w:eastAsia="es-ES"/>
        </w:rPr>
        <w:t>de acuerdo a</w:t>
      </w:r>
      <w:proofErr w:type="gramEnd"/>
      <w:r w:rsidR="004928D1" w:rsidRPr="004928D1">
        <w:rPr>
          <w:rFonts w:ascii="Palatino Linotype" w:eastAsia="Times New Roman" w:hAnsi="Palatino Linotype"/>
          <w:bCs/>
          <w:snapToGrid w:val="0"/>
          <w:spacing w:val="20"/>
          <w:sz w:val="26"/>
          <w:szCs w:val="26"/>
          <w:lang w:val="es-ES_tradnl" w:eastAsia="es-ES"/>
        </w:rPr>
        <w:t xml:space="preserve"> lo establecido en la ley número diecinueve mil cuatrocientos treinta y nueve, el Notario, y sólo a requerimiento de cualquiera de las partes, podrá otorgar copias no endosables de esta escritura para ser entregadas a dichos requirentes, las cuales en todo caso deberán llevar estampadas en forma destacada la mención "copia autorizada no endosable". De tal modo, la copia autorizada endosable de la escritura que se otorgue a </w:t>
      </w:r>
      <w:r w:rsidR="004928D1" w:rsidRPr="004928D1">
        <w:rPr>
          <w:rFonts w:ascii="Palatino Linotype" w:eastAsia="Times New Roman" w:hAnsi="Palatino Linotype"/>
          <w:b/>
          <w:bCs/>
          <w:snapToGrid w:val="0"/>
          <w:spacing w:val="20"/>
          <w:sz w:val="26"/>
          <w:szCs w:val="26"/>
          <w:lang w:val="es-ES_tradnl" w:eastAsia="es-ES"/>
        </w:rPr>
        <w:t xml:space="preserve">HIPOTECARIA CONCRECES </w:t>
      </w:r>
      <w:r w:rsidR="004928D1" w:rsidRPr="004928D1">
        <w:rPr>
          <w:rFonts w:ascii="Palatino Linotype" w:eastAsia="Times New Roman" w:hAnsi="Palatino Linotype"/>
          <w:b/>
          <w:bCs/>
          <w:snapToGrid w:val="0"/>
          <w:spacing w:val="20"/>
          <w:sz w:val="26"/>
          <w:szCs w:val="26"/>
          <w:lang w:val="es-ES_tradnl" w:eastAsia="es-ES"/>
        </w:rPr>
        <w:lastRenderedPageBreak/>
        <w:t>S.A.</w:t>
      </w:r>
      <w:r w:rsidR="004928D1" w:rsidRPr="004928D1">
        <w:rPr>
          <w:rFonts w:ascii="Palatino Linotype" w:eastAsia="Times New Roman" w:hAnsi="Palatino Linotype"/>
          <w:bCs/>
          <w:snapToGrid w:val="0"/>
          <w:spacing w:val="20"/>
          <w:sz w:val="26"/>
          <w:szCs w:val="26"/>
          <w:lang w:val="es-ES_tradnl" w:eastAsia="es-ES"/>
        </w:rPr>
        <w:t>, en la cual se contiene el crédito a la orden de ésta, es por natura</w:t>
      </w:r>
      <w:r w:rsidR="004928D1" w:rsidRPr="004928D1">
        <w:rPr>
          <w:rFonts w:ascii="Palatino Linotype" w:eastAsia="Times New Roman" w:hAnsi="Palatino Linotype"/>
          <w:bCs/>
          <w:snapToGrid w:val="0"/>
          <w:spacing w:val="20"/>
          <w:sz w:val="26"/>
          <w:szCs w:val="26"/>
          <w:lang w:val="es-ES_tradnl" w:eastAsia="es-ES"/>
        </w:rPr>
        <w:softHyphen/>
        <w:t>leza transferi</w:t>
      </w:r>
      <w:r w:rsidR="004928D1" w:rsidRPr="004928D1">
        <w:rPr>
          <w:rFonts w:ascii="Palatino Linotype" w:eastAsia="Times New Roman" w:hAnsi="Palatino Linotype"/>
          <w:bCs/>
          <w:snapToGrid w:val="0"/>
          <w:spacing w:val="20"/>
          <w:sz w:val="26"/>
          <w:szCs w:val="26"/>
          <w:lang w:val="es-ES_tradnl" w:eastAsia="es-ES"/>
        </w:rPr>
        <w:softHyphen/>
        <w:t>ble por el acreedor mediante endoso, escrito a continuación, al margen o al dorso de dicha copia autoriza</w:t>
      </w:r>
      <w:r w:rsidR="004928D1" w:rsidRPr="004928D1">
        <w:rPr>
          <w:rFonts w:ascii="Palatino Linotype" w:eastAsia="Times New Roman" w:hAnsi="Palatino Linotype"/>
          <w:bCs/>
          <w:snapToGrid w:val="0"/>
          <w:spacing w:val="20"/>
          <w:sz w:val="26"/>
          <w:szCs w:val="26"/>
          <w:lang w:val="es-ES_tradnl" w:eastAsia="es-ES"/>
        </w:rPr>
        <w:softHyphen/>
        <w:t>da. Este endoso deberá llevar la indicación del nombre completo o razón social del cesionario o endosata</w:t>
      </w:r>
      <w:r w:rsidR="004928D1" w:rsidRPr="004928D1">
        <w:rPr>
          <w:rFonts w:ascii="Palatino Linotype" w:eastAsia="Times New Roman" w:hAnsi="Palatino Linotype"/>
          <w:bCs/>
          <w:snapToGrid w:val="0"/>
          <w:spacing w:val="20"/>
          <w:sz w:val="26"/>
          <w:szCs w:val="26"/>
          <w:lang w:val="es-ES_tradnl" w:eastAsia="es-ES"/>
        </w:rPr>
        <w:softHyphen/>
        <w:t>rio, su domicilio, la fecha en que se haya extendido y la firma del cedente, pudiendo recaer en favor de cualquier Banco, Institución Financiera o Compañía de Seguros, o bien en beneficio de cualquiera otra entidad regulada por una ley especial que le permita efectuar este tipo de inver</w:t>
      </w:r>
      <w:r w:rsidR="004928D1" w:rsidRPr="004928D1">
        <w:rPr>
          <w:rFonts w:ascii="Palatino Linotype" w:eastAsia="Times New Roman" w:hAnsi="Palatino Linotype"/>
          <w:bCs/>
          <w:snapToGrid w:val="0"/>
          <w:spacing w:val="20"/>
          <w:sz w:val="26"/>
          <w:szCs w:val="26"/>
          <w:lang w:val="es-ES_tradnl" w:eastAsia="es-ES"/>
        </w:rPr>
        <w:softHyphen/>
        <w:t>siones y siempre que, en este último caso, la Comisión para el Mercado Financiero haya declara</w:t>
      </w:r>
      <w:r w:rsidR="004928D1" w:rsidRPr="004928D1">
        <w:rPr>
          <w:rFonts w:ascii="Palatino Linotype" w:eastAsia="Times New Roman" w:hAnsi="Palatino Linotype"/>
          <w:bCs/>
          <w:snapToGrid w:val="0"/>
          <w:spacing w:val="20"/>
          <w:sz w:val="26"/>
          <w:szCs w:val="26"/>
          <w:lang w:val="es-ES_tradnl" w:eastAsia="es-ES"/>
        </w:rPr>
        <w:softHyphen/>
        <w:t>do por una norma general, que ese tipo de sociedad o entidades puede adquirirlos. Se deja igualmente expresa constancia que el endosatario o cesionario podrá, a su vez, endosar nuevamen</w:t>
      </w:r>
      <w:r w:rsidR="004928D1" w:rsidRPr="004928D1">
        <w:rPr>
          <w:rFonts w:ascii="Palatino Linotype" w:eastAsia="Times New Roman" w:hAnsi="Palatino Linotype"/>
          <w:bCs/>
          <w:snapToGrid w:val="0"/>
          <w:spacing w:val="20"/>
          <w:sz w:val="26"/>
          <w:szCs w:val="26"/>
          <w:lang w:val="es-ES_tradnl" w:eastAsia="es-ES"/>
        </w:rPr>
        <w:softHyphen/>
        <w:t>te este crédito en favor de cualquiera de las Instituciones antes mencionadas, debiendo dar cumplimiento a las formalidades ya referidas, siendo de la misma manera suscepti</w:t>
      </w:r>
      <w:r w:rsidR="004928D1" w:rsidRPr="004928D1">
        <w:rPr>
          <w:rFonts w:ascii="Palatino Linotype" w:eastAsia="Times New Roman" w:hAnsi="Palatino Linotype"/>
          <w:bCs/>
          <w:snapToGrid w:val="0"/>
          <w:spacing w:val="20"/>
          <w:sz w:val="26"/>
          <w:szCs w:val="26"/>
          <w:lang w:val="es-ES_tradnl" w:eastAsia="es-ES"/>
        </w:rPr>
        <w:softHyphen/>
        <w:t xml:space="preserve">ble este mutuo de futuros endosos similares. El crédito sólo podrá transferirse como unidad, no pudiendo cederse participaciones sobre el mismo. El endoso será siempre sin responsabilidad para el cedente, respondiendo éste únicamente de la existencia del crédito. La cesión o endoso comprenderá, por ese solo hecho, el traspaso de las garantías, derechos y privilegios que acceden a dicho crédito en favor del acreedor cedente, debiendo anotarse el endoso, para fines exclusivos de información, al margen de la inscripción hipotecaria de la propiedad que se entrega en garantía, en el correspondiente registro del Conservador de Bienes Raíces.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informará</w:t>
      </w:r>
      <w:r w:rsidR="004928D1" w:rsidRPr="004928D1">
        <w:rPr>
          <w:rFonts w:ascii="Palatino Linotype" w:eastAsia="Times New Roman" w:hAnsi="Palatino Linotype"/>
          <w:bCs/>
          <w:snapToGrid w:val="0"/>
          <w:spacing w:val="20"/>
          <w:sz w:val="26"/>
          <w:szCs w:val="26"/>
          <w:lang w:eastAsia="es-ES"/>
        </w:rPr>
        <w:t xml:space="preserve"> al deudor, del endoso referido, mediante carta certificada o </w:t>
      </w:r>
      <w:r w:rsidR="004928D1" w:rsidRPr="004928D1">
        <w:rPr>
          <w:rFonts w:ascii="Palatino Linotype" w:eastAsia="Times New Roman" w:hAnsi="Palatino Linotype"/>
          <w:bCs/>
          <w:snapToGrid w:val="0"/>
          <w:spacing w:val="20"/>
          <w:sz w:val="26"/>
          <w:szCs w:val="26"/>
          <w:lang w:eastAsia="es-ES"/>
        </w:rPr>
        <w:lastRenderedPageBreak/>
        <w:t xml:space="preserve">cualquier medio tecnológico de comprobantes o documentos. </w:t>
      </w:r>
      <w:r w:rsidR="003925C9">
        <w:rPr>
          <w:rFonts w:ascii="Palatino Linotype" w:eastAsia="Times New Roman" w:hAnsi="Palatino Linotype"/>
          <w:bCs/>
          <w:snapToGrid w:val="0"/>
          <w:spacing w:val="20"/>
          <w:sz w:val="26"/>
          <w:szCs w:val="26"/>
          <w:lang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DÉCIMO SEGUNDO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El deudor podrá reembolsar anticipadamente todo o al menos el veinticinco por ciento del capital adeudado, siempre que pague el capital que se anticipa y los intereses pactados calculados hasta la fecha del pago efectivo, más la comisión del prepago. La comisión por prepago no podrá exceder el valor de un mes y medio de intereses pactados calculados sobre el capital que se prepaga. Los pagos anticipados que sean inferiores al veinticinco por ciento del saldo de la obligación requerirán siempre del consentimiento del acreedor. Las amortizaciones extraordinarias deberán efectuarse únicamente en moneda corriente y por el equivalente en pesos del valor de las unidades de fomento a la fecha de hacerse efectiva la amortización. </w:t>
      </w:r>
      <w:proofErr w:type="gramStart"/>
      <w:r w:rsidR="004928D1" w:rsidRPr="004928D1">
        <w:rPr>
          <w:rFonts w:ascii="Palatino Linotype" w:eastAsia="Times New Roman" w:hAnsi="Palatino Linotype"/>
          <w:bCs/>
          <w:snapToGrid w:val="0"/>
          <w:spacing w:val="20"/>
          <w:sz w:val="26"/>
          <w:szCs w:val="26"/>
          <w:lang w:val="es-ES_tradnl" w:eastAsia="es-ES"/>
        </w:rPr>
        <w:t>A virtud de</w:t>
      </w:r>
      <w:proofErr w:type="gramEnd"/>
      <w:r w:rsidR="004928D1" w:rsidRPr="004928D1">
        <w:rPr>
          <w:rFonts w:ascii="Palatino Linotype" w:eastAsia="Times New Roman" w:hAnsi="Palatino Linotype"/>
          <w:bCs/>
          <w:snapToGrid w:val="0"/>
          <w:spacing w:val="20"/>
          <w:sz w:val="26"/>
          <w:szCs w:val="26"/>
          <w:lang w:val="es-ES_tradnl" w:eastAsia="es-ES"/>
        </w:rPr>
        <w:t xml:space="preserve"> estas amortizaciones parciales, se rebajará proporcionalmente el valor de los dividendos mensuales posteriores a ellas, sin alteración del plazo residual de la deuda. En el evento de un prepago parcial, no podrá modificarse ninguna de las demás condiciones del mutuo sin expreso consentimiento del acreedor. Se deja constancia que la causal que da lugar al término anticipado del presente contrato por la sola voluntad del </w:t>
      </w:r>
      <w:proofErr w:type="gramStart"/>
      <w:r w:rsidR="004928D1" w:rsidRPr="004928D1">
        <w:rPr>
          <w:rFonts w:ascii="Palatino Linotype" w:eastAsia="Times New Roman" w:hAnsi="Palatino Linotype"/>
          <w:bCs/>
          <w:snapToGrid w:val="0"/>
          <w:spacing w:val="20"/>
          <w:sz w:val="26"/>
          <w:szCs w:val="26"/>
          <w:lang w:val="es-ES_tradnl" w:eastAsia="es-ES"/>
        </w:rPr>
        <w:t>deudor,</w:t>
      </w:r>
      <w:proofErr w:type="gramEnd"/>
      <w:r w:rsidR="004928D1" w:rsidRPr="004928D1">
        <w:rPr>
          <w:rFonts w:ascii="Palatino Linotype" w:eastAsia="Times New Roman" w:hAnsi="Palatino Linotype"/>
          <w:bCs/>
          <w:snapToGrid w:val="0"/>
          <w:spacing w:val="20"/>
          <w:sz w:val="26"/>
          <w:szCs w:val="26"/>
          <w:lang w:val="es-ES_tradnl" w:eastAsia="es-ES"/>
        </w:rPr>
        <w:t xml:space="preserve"> corresponde al prepago del crédito en los términos y condiciones indicados en esta cláusula. </w:t>
      </w:r>
      <w:r w:rsidR="004928D1" w:rsidRPr="004928D1">
        <w:rPr>
          <w:rFonts w:ascii="Palatino Linotype" w:eastAsia="Times New Roman" w:hAnsi="Palatino Linotype"/>
          <w:b/>
          <w:bCs/>
          <w:snapToGrid w:val="0"/>
          <w:spacing w:val="20"/>
          <w:sz w:val="26"/>
          <w:szCs w:val="26"/>
          <w:u w:val="single"/>
          <w:lang w:val="es-ES_tradnl" w:eastAsia="es-ES"/>
        </w:rPr>
        <w:t>DÉCIMO TERCERO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Como todos los valores del presente contrato de mutuo se encuentran expresados en Unidades de Fomento, fijados de conformidad a la ley número dieciocho mil diez, el mutuario y el acreedor dejan expresa constan</w:t>
      </w:r>
      <w:r w:rsidR="004928D1" w:rsidRPr="004928D1">
        <w:rPr>
          <w:rFonts w:ascii="Palatino Linotype" w:eastAsia="Times New Roman" w:hAnsi="Palatino Linotype"/>
          <w:bCs/>
          <w:snapToGrid w:val="0"/>
          <w:spacing w:val="20"/>
          <w:sz w:val="26"/>
          <w:szCs w:val="26"/>
          <w:lang w:val="es-ES_tradnl" w:eastAsia="es-ES"/>
        </w:rPr>
        <w:softHyphen/>
        <w:t xml:space="preserve">cia que, si por cualquier causa o motivo dejare de existir dicha Unidad o se modificare la forma, bases o procedimientos para calcular su reajuste diario, todas las </w:t>
      </w:r>
      <w:r w:rsidR="004928D1" w:rsidRPr="004928D1">
        <w:rPr>
          <w:rFonts w:ascii="Palatino Linotype" w:eastAsia="Times New Roman" w:hAnsi="Palatino Linotype"/>
          <w:bCs/>
          <w:snapToGrid w:val="0"/>
          <w:spacing w:val="20"/>
          <w:sz w:val="26"/>
          <w:szCs w:val="26"/>
          <w:lang w:val="es-ES_tradnl" w:eastAsia="es-ES"/>
        </w:rPr>
        <w:lastRenderedPageBreak/>
        <w:t>sumas que se encuentren pendientes de pago entre ellos serán reajustadas de acuerdo al siguiente procedimiento: Uno) Hasta la fecha en que deje de existir la Unidad de Fomento o se modifique la forma, bases o procedimientos para calcular su reajuste diario: Los valores adeudados se reajustarán en la misma forma que la variación que experimente la Unidad de Fomento; Dos) A partir de la fecha en que deje de existir la Unidad de Fomento o se modifique la forma, bases o procedimientos para calcular su reajuste diario: Los valores adeuda</w:t>
      </w:r>
      <w:r w:rsidR="004928D1" w:rsidRPr="004928D1">
        <w:rPr>
          <w:rFonts w:ascii="Palatino Linotype" w:eastAsia="Times New Roman" w:hAnsi="Palatino Linotype"/>
          <w:bCs/>
          <w:snapToGrid w:val="0"/>
          <w:spacing w:val="20"/>
          <w:sz w:val="26"/>
          <w:szCs w:val="26"/>
          <w:lang w:val="es-ES_tradnl" w:eastAsia="es-ES"/>
        </w:rPr>
        <w:softHyphen/>
        <w:t>dos se reajustarán en la misma proporción en que varíe el Índice de Precios al Consumidor por el período respectivo, calculado entre el mes anterior a la fecha en que se produzca la expresada modificación, eliminación o sustitu</w:t>
      </w:r>
      <w:r w:rsidR="004928D1" w:rsidRPr="004928D1">
        <w:rPr>
          <w:rFonts w:ascii="Palatino Linotype" w:eastAsia="Times New Roman" w:hAnsi="Palatino Linotype"/>
          <w:bCs/>
          <w:snapToGrid w:val="0"/>
          <w:spacing w:val="20"/>
          <w:sz w:val="26"/>
          <w:szCs w:val="26"/>
          <w:lang w:val="es-ES_tradnl" w:eastAsia="es-ES"/>
        </w:rPr>
        <w:softHyphen/>
        <w:t xml:space="preserve">ción y el mes o período de mes anterior a la fecha de pago efectivo de que se trate. </w:t>
      </w:r>
      <w:r w:rsidR="004928D1" w:rsidRPr="004928D1">
        <w:rPr>
          <w:rFonts w:ascii="Palatino Linotype" w:eastAsia="Times New Roman" w:hAnsi="Palatino Linotype"/>
          <w:b/>
          <w:bCs/>
          <w:snapToGrid w:val="0"/>
          <w:spacing w:val="20"/>
          <w:sz w:val="26"/>
          <w:szCs w:val="26"/>
          <w:u w:val="single"/>
          <w:lang w:val="es-ES_tradnl" w:eastAsia="es-ES"/>
        </w:rPr>
        <w:t>DÉCIMO CUARTO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Con el fin de asegurar el cumplimiento exacto, íntegro y oportuno de todas y cada una de las obligaciones que para el mutuario se establecen en el presente instrumento, en especial los de pago íntegro y oportuno del crédito, en capital, intereses, costas y demás recargos de cobranza, en su caso, el deudor</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constituye primera hipoteca en favor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sobre la propiedad que por el presente instrumento adquiere, individua</w:t>
      </w:r>
      <w:r w:rsidR="004928D1" w:rsidRPr="004928D1">
        <w:rPr>
          <w:rFonts w:ascii="Palatino Linotype" w:eastAsia="Times New Roman" w:hAnsi="Palatino Linotype"/>
          <w:bCs/>
          <w:snapToGrid w:val="0"/>
          <w:spacing w:val="20"/>
          <w:sz w:val="26"/>
          <w:szCs w:val="26"/>
          <w:lang w:val="es-ES_tradnl" w:eastAsia="es-ES"/>
        </w:rPr>
        <w:softHyphen/>
        <w:t>lizada en la presente escritura. Se comprenden en la hipoteca anterior, todos los inmuebles que por adheren</w:t>
      </w:r>
      <w:r w:rsidR="004928D1" w:rsidRPr="004928D1">
        <w:rPr>
          <w:rFonts w:ascii="Palatino Linotype" w:eastAsia="Times New Roman" w:hAnsi="Palatino Linotype"/>
          <w:bCs/>
          <w:snapToGrid w:val="0"/>
          <w:spacing w:val="20"/>
          <w:sz w:val="26"/>
          <w:szCs w:val="26"/>
          <w:lang w:val="es-ES_tradnl" w:eastAsia="es-ES"/>
        </w:rPr>
        <w:softHyphen/>
        <w:t xml:space="preserve">cia o destinación pertenezcan o se reputen pertenecer a la propiedad hipotecada, sus frutos naturales y civiles, aumentos y mejoras útiles, necesarias o </w:t>
      </w:r>
      <w:proofErr w:type="spellStart"/>
      <w:r w:rsidR="004928D1" w:rsidRPr="004928D1">
        <w:rPr>
          <w:rFonts w:ascii="Palatino Linotype" w:eastAsia="Times New Roman" w:hAnsi="Palatino Linotype"/>
          <w:bCs/>
          <w:snapToGrid w:val="0"/>
          <w:spacing w:val="20"/>
          <w:sz w:val="26"/>
          <w:szCs w:val="26"/>
          <w:lang w:val="es-ES_tradnl" w:eastAsia="es-ES"/>
        </w:rPr>
        <w:t>voluptuarias</w:t>
      </w:r>
      <w:proofErr w:type="spellEnd"/>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DÉCIMO QUINTO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El deudor se obliga, mientras mantenga obligaciones pendientes derivadas del presente contrato, a no enajenar ni prometer la enajenación por venta o cualesquiera otro título traslaticio del </w:t>
      </w:r>
      <w:r w:rsidR="004928D1" w:rsidRPr="004928D1">
        <w:rPr>
          <w:rFonts w:ascii="Palatino Linotype" w:eastAsia="Times New Roman" w:hAnsi="Palatino Linotype"/>
          <w:bCs/>
          <w:snapToGrid w:val="0"/>
          <w:spacing w:val="20"/>
          <w:sz w:val="26"/>
          <w:szCs w:val="26"/>
          <w:lang w:val="es-ES_tradnl" w:eastAsia="es-ES"/>
        </w:rPr>
        <w:lastRenderedPageBreak/>
        <w:t xml:space="preserve">dominio; gravar en cualquier forma, constituir derechos reales o personales de cualesquiera naturaleza en favor de terceros; subdividir, ni arrendar, ni subarrendar la propiedad materia de este contrato, </w:t>
      </w:r>
      <w:r w:rsidR="004928D1" w:rsidRPr="004928D1">
        <w:rPr>
          <w:rFonts w:ascii="Palatino Linotype" w:eastAsia="Times New Roman" w:hAnsi="Palatino Linotype"/>
          <w:b/>
          <w:bCs/>
          <w:snapToGrid w:val="0"/>
          <w:spacing w:val="20"/>
          <w:sz w:val="26"/>
          <w:szCs w:val="26"/>
          <w:u w:val="single"/>
          <w:lang w:val="es-ES_tradnl" w:eastAsia="es-ES"/>
        </w:rPr>
        <w:t>ni darle otro destino que no sea habitacional</w:t>
      </w:r>
      <w:r w:rsidR="004928D1" w:rsidRPr="004928D1">
        <w:rPr>
          <w:rFonts w:ascii="Palatino Linotype" w:eastAsia="Times New Roman" w:hAnsi="Palatino Linotype"/>
          <w:bCs/>
          <w:snapToGrid w:val="0"/>
          <w:spacing w:val="20"/>
          <w:sz w:val="26"/>
          <w:szCs w:val="26"/>
          <w:lang w:val="es-ES_tradnl" w:eastAsia="es-ES"/>
        </w:rPr>
        <w:t xml:space="preserve">, sin consentimiento previo otorgado por escrito de un representante autorizado del acreedor o del cesionario del crédito. Estas prohibiciones se inscribirán, </w:t>
      </w:r>
      <w:proofErr w:type="gramStart"/>
      <w:r w:rsidR="004928D1" w:rsidRPr="004928D1">
        <w:rPr>
          <w:rFonts w:ascii="Palatino Linotype" w:eastAsia="Times New Roman" w:hAnsi="Palatino Linotype"/>
          <w:bCs/>
          <w:snapToGrid w:val="0"/>
          <w:spacing w:val="20"/>
          <w:sz w:val="26"/>
          <w:szCs w:val="26"/>
          <w:lang w:val="es-ES_tradnl" w:eastAsia="es-ES"/>
        </w:rPr>
        <w:t>conjuntamente con</w:t>
      </w:r>
      <w:proofErr w:type="gramEnd"/>
      <w:r w:rsidR="004928D1" w:rsidRPr="004928D1">
        <w:rPr>
          <w:rFonts w:ascii="Palatino Linotype" w:eastAsia="Times New Roman" w:hAnsi="Palatino Linotype"/>
          <w:bCs/>
          <w:snapToGrid w:val="0"/>
          <w:spacing w:val="20"/>
          <w:sz w:val="26"/>
          <w:szCs w:val="26"/>
          <w:lang w:val="es-ES_tradnl" w:eastAsia="es-ES"/>
        </w:rPr>
        <w:t xml:space="preserve"> la hipoteca antes señalada, en los registros correspondientes. </w:t>
      </w:r>
      <w:r w:rsidR="004928D1" w:rsidRPr="004928D1">
        <w:rPr>
          <w:rFonts w:ascii="Palatino Linotype" w:eastAsia="Times New Roman" w:hAnsi="Palatino Linotype"/>
          <w:b/>
          <w:bCs/>
          <w:snapToGrid w:val="0"/>
          <w:spacing w:val="20"/>
          <w:sz w:val="26"/>
          <w:szCs w:val="26"/>
          <w:u w:val="single"/>
          <w:lang w:val="es-ES_tradnl" w:eastAsia="es-ES"/>
        </w:rPr>
        <w:t>DÉCIMO SEXTO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El mutuario deberá mantener asegurada la propiedad que hipoteca por el presente instrumento y por todo el tiempo en que se encuentre vigente la deuda, contra riesgos de incendio, sismo o cualquier otro riesgo asegurable que determine el acreedor, por una suma no inferior al valor total del inmueble hipotecado, pudiendo deducirse de éste sólo el valor del terreno, todo ello según la tasación efectuada por el propio acreedor con arreglo a las instrucciones impartidas por la Comisión para el Mercado Financiero. Queda convenido </w:t>
      </w:r>
      <w:proofErr w:type="gramStart"/>
      <w:r w:rsidR="004928D1" w:rsidRPr="004928D1">
        <w:rPr>
          <w:rFonts w:ascii="Palatino Linotype" w:eastAsia="Times New Roman" w:hAnsi="Palatino Linotype"/>
          <w:bCs/>
          <w:snapToGrid w:val="0"/>
          <w:spacing w:val="20"/>
          <w:sz w:val="26"/>
          <w:szCs w:val="26"/>
          <w:lang w:val="es-ES_tradnl" w:eastAsia="es-ES"/>
        </w:rPr>
        <w:t>que</w:t>
      </w:r>
      <w:proofErr w:type="gramEnd"/>
      <w:r w:rsidR="004928D1" w:rsidRPr="004928D1">
        <w:rPr>
          <w:rFonts w:ascii="Palatino Linotype" w:eastAsia="Times New Roman" w:hAnsi="Palatino Linotype"/>
          <w:bCs/>
          <w:snapToGrid w:val="0"/>
          <w:spacing w:val="20"/>
          <w:sz w:val="26"/>
          <w:szCs w:val="26"/>
          <w:lang w:val="es-ES_tradnl" w:eastAsia="es-ES"/>
        </w:rPr>
        <w:t xml:space="preserve"> en caso de siniestro parcial, la entidad aseguradora no podrá indemnizar en dinero en forma directa al propietario del inmueble, sin previa autorización del acreedor. Adicionalmente al seguro de incendio exigido, se deberá siempre contratar un seguro de sismo o, en su defecto, un seguro de incendio que incluya el riesgo de sismo, que cubra los daños ocasionados por estos siniestros. Si a consecuencia del siniestro la vivienda resulta inhabitable o con pérdida total, el o los seguros deberán cubrir el mayor valor entre la tasación de la vivienda y su valor comercial. Tratándose de viviendas, se descontará el precio del terreno. En todo caso, el o los seguros a contratar no podrán considerar condiciones más desfavorables que las que se determinen como obligatorias por </w:t>
      </w:r>
      <w:r w:rsidR="004928D1" w:rsidRPr="004928D1">
        <w:rPr>
          <w:rFonts w:ascii="Palatino Linotype" w:eastAsia="Times New Roman" w:hAnsi="Palatino Linotype"/>
          <w:bCs/>
          <w:snapToGrid w:val="0"/>
          <w:spacing w:val="20"/>
          <w:sz w:val="26"/>
          <w:szCs w:val="26"/>
          <w:lang w:val="es-ES_tradnl" w:eastAsia="es-ES"/>
        </w:rPr>
        <w:lastRenderedPageBreak/>
        <w:t xml:space="preserve">la Comisión para el Mercado Financiero. El deudor </w:t>
      </w:r>
      <w:r w:rsidR="004928D1" w:rsidRPr="004928D1">
        <w:rPr>
          <w:rFonts w:ascii="Palatino Linotype" w:eastAsia="Times New Roman" w:hAnsi="Palatino Linotype"/>
          <w:bCs/>
          <w:snapToGrid w:val="0"/>
          <w:spacing w:val="20"/>
          <w:sz w:val="26"/>
          <w:szCs w:val="26"/>
          <w:highlight w:val="yellow"/>
          <w:lang w:val="es-ES_tradnl" w:eastAsia="es-ES"/>
        </w:rPr>
        <w:t>se obliga</w:t>
      </w:r>
      <w:r w:rsidR="004928D1" w:rsidRPr="004928D1">
        <w:rPr>
          <w:rFonts w:ascii="Palatino Linotype" w:eastAsia="Times New Roman" w:hAnsi="Palatino Linotype"/>
          <w:bCs/>
          <w:snapToGrid w:val="0"/>
          <w:spacing w:val="20"/>
          <w:sz w:val="26"/>
          <w:szCs w:val="26"/>
          <w:lang w:val="es-ES_tradnl" w:eastAsia="es-ES"/>
        </w:rPr>
        <w:t xml:space="preserve"> a contratar un seguro de desgravamen hipoteca</w:t>
      </w:r>
      <w:r w:rsidR="004928D1" w:rsidRPr="004928D1">
        <w:rPr>
          <w:rFonts w:ascii="Palatino Linotype" w:eastAsia="Times New Roman" w:hAnsi="Palatino Linotype"/>
          <w:bCs/>
          <w:snapToGrid w:val="0"/>
          <w:spacing w:val="20"/>
          <w:sz w:val="26"/>
          <w:szCs w:val="26"/>
          <w:lang w:val="es-ES_tradnl" w:eastAsia="es-ES"/>
        </w:rPr>
        <w:softHyphen/>
        <w:t xml:space="preserve">rio por todo el tiempo en que se encuentre vigente la deuda y por un monto equivalente a ella y se hará efectivo aun cuando el asegurado se hubiere encontrado en mora a la fecha del fallecimiento, siempre que no hubiere tenido más de tres cuotas impagas. Si el mutuario fuere mayor de sesenta y cinco años y/o no pudiere contratar seguro de desgravamen, para dar curso al contrato de mutuo hipotecario deberá exigírsele la concurrencia de un aval u otra caución complementaria suficiente, a juicio exclusivo de la entidad crediticia. El mutuario deberá contratar un seguro de invalidez que cubra la Invalidez Permanente Total o Parcial de a lo menos dos tercios de su capacidad, derivada de enfermedad o accidente. Este seguro se hará efectivo aun cuando el mutuario se hubiere encontrado en mora a la fecha de la declaración de invalidez, siempre que a esa fecha no hubiere tenido más de tres cuotas impagas. Dicho seguro no será exigible si el mutuario percibe pensión por invalidez o está pensionado; y en el caso que el mutuario no reciba las pensiones señaladas, la entidad crediticia podrá evaluar si es necesaria su contratación, si el mutuario presenta una invalidez preexistente o algún otro grado de invalidez que no haga necesaria la contratación del seguro. El mutuario deberá, además, contratar un seguro de desempleo para trabajadores dependientes o de incapacidad temporal para trabajadores independientes, que deberá cubrir como mínimo el pago de seis meses del dividendo mensual, pudiendo aplicarse nuevamente la cobertura si el asegurado vuelve a caer en situación de cesantía involuntaria o de incapacidad temporal, en su caso, siempre que se haya mantenido en el </w:t>
      </w:r>
      <w:r w:rsidR="004928D1" w:rsidRPr="004928D1">
        <w:rPr>
          <w:rFonts w:ascii="Palatino Linotype" w:eastAsia="Times New Roman" w:hAnsi="Palatino Linotype"/>
          <w:bCs/>
          <w:snapToGrid w:val="0"/>
          <w:spacing w:val="20"/>
          <w:sz w:val="26"/>
          <w:szCs w:val="26"/>
          <w:lang w:val="es-ES_tradnl" w:eastAsia="es-ES"/>
        </w:rPr>
        <w:lastRenderedPageBreak/>
        <w:t xml:space="preserve">nuevo empleo, si corresponde, por un período de seis meses desde el término de la cesantía involuntaria o incapacidad temporal ya indemnizada. Para pensionados o quienes se pensionen durante el período de vigencia del seguro contratado, este seguro no será exigible, sin perjuicio que el interesado pueda optar por contratarlo. El mutuario declara conocer y aceptar la exigencia de las coberturas de seguros antes indicadas y deja constancia que la entidad crediticia le ofreció una póliza de seguro de desempleo y pólizas de los demás seguros referidos en la presente cláusula. Las pólizas de los seguros de incendio, sismo y adicionales si correspondiere, deberán extenderse a nombre del propietario del inmueble, debiendo quedar como único beneficiario el acreedor del mutuo, sea o no por la vía del endoso de aquellas, hasta la concurrencia del saldo insoluto de la deuda. Las pólizas deberán mantenerse vigentes mientras se encuentre vigente la deuda que consta en este instrumento. La póliza del seguro de desgravamen deberá tomarse a nombre del acreedor. </w:t>
      </w:r>
      <w:r w:rsidR="004928D1" w:rsidRPr="004928D1">
        <w:rPr>
          <w:rFonts w:ascii="Palatino Linotype" w:eastAsia="Times New Roman" w:hAnsi="Palatino Linotype"/>
          <w:bCs/>
          <w:snapToGrid w:val="0"/>
          <w:color w:val="000000"/>
          <w:spacing w:val="20"/>
          <w:sz w:val="26"/>
          <w:szCs w:val="26"/>
          <w:lang w:val="es-ES_tradnl" w:eastAsia="es-ES"/>
        </w:rPr>
        <w:t>El</w:t>
      </w:r>
      <w:r w:rsidR="004928D1" w:rsidRPr="004928D1">
        <w:rPr>
          <w:rFonts w:ascii="Palatino Linotype" w:eastAsia="Times New Roman" w:hAnsi="Palatino Linotype"/>
          <w:bCs/>
          <w:snapToGrid w:val="0"/>
          <w:spacing w:val="20"/>
          <w:sz w:val="26"/>
          <w:szCs w:val="26"/>
          <w:lang w:val="es-ES_tradnl" w:eastAsia="es-ES"/>
        </w:rPr>
        <w:t xml:space="preserve"> pago de las primas será de cargo exclusivo del deudor. Las primas se pagarán mensualmen</w:t>
      </w:r>
      <w:r w:rsidR="004928D1" w:rsidRPr="004928D1">
        <w:rPr>
          <w:rFonts w:ascii="Palatino Linotype" w:eastAsia="Times New Roman" w:hAnsi="Palatino Linotype"/>
          <w:bCs/>
          <w:snapToGrid w:val="0"/>
          <w:spacing w:val="20"/>
          <w:sz w:val="26"/>
          <w:szCs w:val="26"/>
          <w:lang w:val="es-ES_tradnl" w:eastAsia="es-ES"/>
        </w:rPr>
        <w:softHyphen/>
        <w:t xml:space="preserve">te por el deudor </w:t>
      </w:r>
      <w:proofErr w:type="gramStart"/>
      <w:r w:rsidR="004928D1" w:rsidRPr="004928D1">
        <w:rPr>
          <w:rFonts w:ascii="Palatino Linotype" w:eastAsia="Times New Roman" w:hAnsi="Palatino Linotype"/>
          <w:bCs/>
          <w:snapToGrid w:val="0"/>
          <w:spacing w:val="20"/>
          <w:sz w:val="26"/>
          <w:szCs w:val="26"/>
          <w:lang w:val="es-ES_tradnl" w:eastAsia="es-ES"/>
        </w:rPr>
        <w:t>conjuntamente con</w:t>
      </w:r>
      <w:proofErr w:type="gramEnd"/>
      <w:r w:rsidR="004928D1" w:rsidRPr="004928D1">
        <w:rPr>
          <w:rFonts w:ascii="Palatino Linotype" w:eastAsia="Times New Roman" w:hAnsi="Palatino Linotype"/>
          <w:bCs/>
          <w:snapToGrid w:val="0"/>
          <w:spacing w:val="20"/>
          <w:sz w:val="26"/>
          <w:szCs w:val="26"/>
          <w:lang w:val="es-ES_tradnl" w:eastAsia="es-ES"/>
        </w:rPr>
        <w:t xml:space="preserve"> el pago del dividendo respecti</w:t>
      </w:r>
      <w:r w:rsidR="004928D1" w:rsidRPr="004928D1">
        <w:rPr>
          <w:rFonts w:ascii="Palatino Linotype" w:eastAsia="Times New Roman" w:hAnsi="Palatino Linotype"/>
          <w:bCs/>
          <w:snapToGrid w:val="0"/>
          <w:spacing w:val="20"/>
          <w:sz w:val="26"/>
          <w:szCs w:val="26"/>
          <w:lang w:val="es-ES_tradnl" w:eastAsia="es-ES"/>
        </w:rPr>
        <w:softHyphen/>
        <w:t>vo.</w:t>
      </w:r>
      <w:r w:rsidR="004928D1" w:rsidRPr="004928D1">
        <w:rPr>
          <w:rFonts w:ascii="Palatino Linotype" w:eastAsia="Times New Roman" w:hAnsi="Palatino Linotype"/>
          <w:bCs/>
          <w:spacing w:val="20"/>
          <w:sz w:val="26"/>
          <w:szCs w:val="26"/>
          <w:lang w:val="es-ES" w:eastAsia="es-ES"/>
        </w:rPr>
        <w:t xml:space="preserve"> </w:t>
      </w:r>
      <w:r w:rsidR="004928D1" w:rsidRPr="004928D1">
        <w:rPr>
          <w:rFonts w:ascii="Palatino Linotype" w:eastAsia="Times New Roman" w:hAnsi="Palatino Linotype"/>
          <w:bCs/>
          <w:snapToGrid w:val="0"/>
          <w:spacing w:val="20"/>
          <w:sz w:val="26"/>
          <w:szCs w:val="26"/>
          <w:lang w:val="es-ES" w:eastAsia="es-ES"/>
        </w:rPr>
        <w:t xml:space="preserve">Para todos los efectos antes señalados, el deudor confiere mandato al acreedor para contratar directamente los seguros antes indicados o en caso de no renovarse oportunamente, </w:t>
      </w:r>
      <w:r w:rsidR="004928D1" w:rsidRPr="004928D1">
        <w:rPr>
          <w:rFonts w:ascii="Palatino Linotype" w:eastAsia="Times New Roman" w:hAnsi="Palatino Linotype"/>
          <w:bCs/>
          <w:snapToGrid w:val="0"/>
          <w:spacing w:val="20"/>
          <w:sz w:val="26"/>
          <w:szCs w:val="26"/>
          <w:lang w:eastAsia="es-ES"/>
        </w:rPr>
        <w:t>el acreedor, representado en la forma indicada, acepta estos mandatos, y rendirá cuenta de éstos al deudor, mediante carta certificada o cualquier medio tecnológico de comprobantes o documentos generados en dicha ejecución</w:t>
      </w:r>
      <w:r w:rsidR="004928D1" w:rsidRPr="004928D1">
        <w:rPr>
          <w:rFonts w:ascii="Palatino Linotype" w:eastAsia="Times New Roman" w:hAnsi="Palatino Linotype"/>
          <w:bCs/>
          <w:snapToGrid w:val="0"/>
          <w:spacing w:val="20"/>
          <w:sz w:val="26"/>
          <w:szCs w:val="26"/>
          <w:lang w:val="es-ES_tradnl" w:eastAsia="es-ES"/>
        </w:rPr>
        <w:t xml:space="preserve">. Todo gasto o desembolso que por los conceptos anteriores efectuare el acreedor, deberá serle reembolsado dentro de los diez días corridos siguientes al </w:t>
      </w:r>
      <w:r w:rsidR="004928D1" w:rsidRPr="004928D1">
        <w:rPr>
          <w:rFonts w:ascii="Palatino Linotype" w:eastAsia="Times New Roman" w:hAnsi="Palatino Linotype"/>
          <w:bCs/>
          <w:snapToGrid w:val="0"/>
          <w:spacing w:val="20"/>
          <w:sz w:val="26"/>
          <w:szCs w:val="26"/>
          <w:lang w:val="es-ES_tradnl" w:eastAsia="es-ES"/>
        </w:rPr>
        <w:lastRenderedPageBreak/>
        <w:t xml:space="preserve">envío de carta certificada requiriéndole en tal sentido, despachada al domicilio designado por el mutuario en la comparecencia de este instrumento. No </w:t>
      </w:r>
      <w:proofErr w:type="gramStart"/>
      <w:r w:rsidR="004928D1" w:rsidRPr="004928D1">
        <w:rPr>
          <w:rFonts w:ascii="Palatino Linotype" w:eastAsia="Times New Roman" w:hAnsi="Palatino Linotype"/>
          <w:bCs/>
          <w:snapToGrid w:val="0"/>
          <w:spacing w:val="20"/>
          <w:sz w:val="26"/>
          <w:szCs w:val="26"/>
          <w:lang w:val="es-ES_tradnl" w:eastAsia="es-ES"/>
        </w:rPr>
        <w:t>obstante</w:t>
      </w:r>
      <w:proofErr w:type="gramEnd"/>
      <w:r w:rsidR="004928D1" w:rsidRPr="004928D1">
        <w:rPr>
          <w:rFonts w:ascii="Palatino Linotype" w:eastAsia="Times New Roman" w:hAnsi="Palatino Linotype"/>
          <w:bCs/>
          <w:snapToGrid w:val="0"/>
          <w:spacing w:val="20"/>
          <w:sz w:val="26"/>
          <w:szCs w:val="26"/>
          <w:lang w:val="es-ES_tradnl" w:eastAsia="es-ES"/>
        </w:rPr>
        <w:t xml:space="preserve"> lo anterior, el deudor faculta al acreedor para que le cobre los gastos y desembolsos referidos, </w:t>
      </w:r>
      <w:proofErr w:type="gramStart"/>
      <w:r w:rsidR="004928D1" w:rsidRPr="004928D1">
        <w:rPr>
          <w:rFonts w:ascii="Palatino Linotype" w:eastAsia="Times New Roman" w:hAnsi="Palatino Linotype"/>
          <w:bCs/>
          <w:snapToGrid w:val="0"/>
          <w:spacing w:val="20"/>
          <w:sz w:val="26"/>
          <w:szCs w:val="26"/>
          <w:lang w:val="es-ES_tradnl" w:eastAsia="es-ES"/>
        </w:rPr>
        <w:t>conjuntamente con</w:t>
      </w:r>
      <w:proofErr w:type="gramEnd"/>
      <w:r w:rsidR="004928D1" w:rsidRPr="004928D1">
        <w:rPr>
          <w:rFonts w:ascii="Palatino Linotype" w:eastAsia="Times New Roman" w:hAnsi="Palatino Linotype"/>
          <w:bCs/>
          <w:snapToGrid w:val="0"/>
          <w:spacing w:val="20"/>
          <w:sz w:val="26"/>
          <w:szCs w:val="26"/>
          <w:lang w:val="es-ES_tradnl" w:eastAsia="es-ES"/>
        </w:rPr>
        <w:t xml:space="preserve"> los dividendos o servicios de su deuda. El acreedor, representada como se dijo, acepta estos mandatos en los términos relacionados</w:t>
      </w:r>
      <w:r w:rsidR="004928D1" w:rsidRPr="004928D1">
        <w:rPr>
          <w:rFonts w:ascii="Palatino Linotype" w:eastAsia="Times New Roman" w:hAnsi="Palatino Linotype"/>
          <w:bCs/>
          <w:snapToGrid w:val="0"/>
          <w:spacing w:val="20"/>
          <w:sz w:val="26"/>
          <w:szCs w:val="26"/>
          <w:lang w:eastAsia="es-ES"/>
        </w:rPr>
        <w:t xml:space="preserve"> y rendirá cuenta de éstos al deudor, mediante carta certificada o cualquier medio tecnológico de comprobantes o documentos generados en dicha ejecución</w:t>
      </w:r>
      <w:r w:rsidR="004928D1" w:rsidRPr="004928D1">
        <w:rPr>
          <w:rFonts w:ascii="Palatino Linotype" w:eastAsia="Times New Roman" w:hAnsi="Palatino Linotype"/>
          <w:bCs/>
          <w:snapToGrid w:val="0"/>
          <w:spacing w:val="20"/>
          <w:sz w:val="26"/>
          <w:szCs w:val="26"/>
          <w:lang w:val="es-ES_tradnl" w:eastAsia="es-ES"/>
        </w:rPr>
        <w:t>.</w:t>
      </w:r>
      <w:r w:rsidR="004928D1" w:rsidRPr="003925C9">
        <w:rPr>
          <w:rFonts w:ascii="Palatino Linotype" w:eastAsia="Times New Roman" w:hAnsi="Palatino Linotype"/>
          <w:bCs/>
          <w:snapToGrid w:val="0"/>
          <w:spacing w:val="20"/>
          <w:sz w:val="26"/>
          <w:szCs w:val="26"/>
          <w:lang w:val="es-ES_tradnl" w:eastAsia="es-ES"/>
        </w:rPr>
        <w:t xml:space="preserve"> </w:t>
      </w:r>
      <w:r w:rsidR="004928D1" w:rsidRPr="003925C9">
        <w:rPr>
          <w:rFonts w:ascii="Palatino Linotype" w:hAnsi="Palatino Linotype"/>
          <w:b/>
          <w:spacing w:val="20"/>
          <w:sz w:val="26"/>
          <w:szCs w:val="26"/>
          <w:u w:val="single"/>
        </w:rPr>
        <w:t xml:space="preserve">DÉCIMO SEXTO BIS: </w:t>
      </w:r>
      <w:r w:rsidR="004928D1" w:rsidRPr="003925C9">
        <w:rPr>
          <w:rFonts w:ascii="Palatino Linotype" w:hAnsi="Palatino Linotype"/>
          <w:b/>
          <w:spacing w:val="20"/>
          <w:sz w:val="26"/>
          <w:szCs w:val="26"/>
        </w:rPr>
        <w:t>SUBSIDIO </w:t>
      </w:r>
      <w:r w:rsidR="004928D1" w:rsidRPr="003925C9">
        <w:rPr>
          <w:rFonts w:ascii="Palatino Linotype" w:hAnsi="Palatino Linotype"/>
          <w:b/>
          <w:spacing w:val="20"/>
          <w:sz w:val="26"/>
          <w:szCs w:val="26"/>
          <w:lang w:val="es-ES"/>
        </w:rPr>
        <w:t>ESTATAL AL PAGO DE LA PRIMA DEL SEGURO DE DESEMPLEO E INCAPACIDAD TEMPORAL.</w:t>
      </w:r>
      <w:r w:rsidR="004928D1" w:rsidRPr="003925C9">
        <w:rPr>
          <w:rFonts w:ascii="Palatino Linotype" w:hAnsi="Palatino Linotype"/>
          <w:spacing w:val="20"/>
          <w:sz w:val="26"/>
          <w:szCs w:val="26"/>
          <w:lang w:val="es-ES"/>
        </w:rPr>
        <w:t xml:space="preserve"> Se deja constancia que de conformidad al artículo veintitrés, letra a) del Decreto Supremo número diecinueve (V. y U.), de dos mil dieciséis, el deudor obtendrá por todo el plazo de la deuda un subsidio estatal adicional para contribuir al financiamiento del costo de la prima del seguro de desempleo para trabajadores dependientes o de incapacidad temporal para trabajadores independientes. Este subsidio será de un monto equivalente al de la prima respectiva, con un tope igual al resultante de aplicar el factor </w:t>
      </w:r>
      <w:proofErr w:type="gramStart"/>
      <w:r w:rsidR="004928D1" w:rsidRPr="003925C9">
        <w:rPr>
          <w:rFonts w:ascii="Palatino Linotype" w:hAnsi="Palatino Linotype"/>
          <w:spacing w:val="20"/>
          <w:sz w:val="26"/>
          <w:szCs w:val="26"/>
          <w:lang w:val="es-ES"/>
        </w:rPr>
        <w:t>cero coma</w:t>
      </w:r>
      <w:proofErr w:type="gramEnd"/>
      <w:r w:rsidR="004928D1" w:rsidRPr="003925C9">
        <w:rPr>
          <w:rFonts w:ascii="Palatino Linotype" w:hAnsi="Palatino Linotype"/>
          <w:spacing w:val="20"/>
          <w:sz w:val="26"/>
          <w:szCs w:val="26"/>
          <w:lang w:val="es-ES"/>
        </w:rPr>
        <w:t xml:space="preserve"> sesenta por mil al monto del crédito. </w:t>
      </w:r>
      <w:r w:rsidR="004928D1" w:rsidRPr="003925C9">
        <w:rPr>
          <w:rFonts w:ascii="Palatino Linotype" w:eastAsia="Times New Roman" w:hAnsi="Palatino Linotype"/>
          <w:b/>
          <w:bCs/>
          <w:snapToGrid w:val="0"/>
          <w:spacing w:val="20"/>
          <w:sz w:val="26"/>
          <w:szCs w:val="26"/>
          <w:u w:val="single"/>
          <w:lang w:val="es-ES_tradnl" w:eastAsia="es-ES"/>
        </w:rPr>
        <w:t>DÉCIMO SÉPTIMO</w:t>
      </w:r>
      <w:r w:rsidR="004928D1" w:rsidRPr="003925C9">
        <w:rPr>
          <w:rFonts w:ascii="Palatino Linotype" w:eastAsia="Times New Roman" w:hAnsi="Palatino Linotype"/>
          <w:b/>
          <w:bCs/>
          <w:snapToGrid w:val="0"/>
          <w:spacing w:val="20"/>
          <w:sz w:val="26"/>
          <w:szCs w:val="26"/>
          <w:lang w:val="es-ES_tradnl" w:eastAsia="es-ES"/>
        </w:rPr>
        <w:t>:</w:t>
      </w:r>
      <w:r w:rsidR="004928D1" w:rsidRPr="003925C9">
        <w:rPr>
          <w:rFonts w:ascii="Palatino Linotype" w:eastAsia="Times New Roman" w:hAnsi="Palatino Linotype"/>
          <w:bCs/>
          <w:snapToGrid w:val="0"/>
          <w:spacing w:val="20"/>
          <w:sz w:val="26"/>
          <w:szCs w:val="26"/>
          <w:lang w:val="es-ES_tradnl" w:eastAsia="es-ES"/>
        </w:rPr>
        <w:t xml:space="preserve"> </w:t>
      </w:r>
      <w:r w:rsidR="004928D1" w:rsidRPr="003925C9">
        <w:rPr>
          <w:rFonts w:ascii="Palatino Linotype" w:eastAsia="Times New Roman" w:hAnsi="Palatino Linotype"/>
          <w:b/>
          <w:bCs/>
          <w:snapToGrid w:val="0"/>
          <w:spacing w:val="20"/>
          <w:sz w:val="26"/>
          <w:szCs w:val="26"/>
          <w:lang w:val="es-ES_tradnl" w:eastAsia="es-ES"/>
        </w:rPr>
        <w:t>HIPOTECARIA CONCRECES S.A.</w:t>
      </w:r>
      <w:r w:rsidR="004928D1" w:rsidRPr="003925C9">
        <w:rPr>
          <w:rFonts w:ascii="Palatino Linotype" w:eastAsia="Times New Roman" w:hAnsi="Palatino Linotype"/>
          <w:bCs/>
          <w:snapToGrid w:val="0"/>
          <w:spacing w:val="20"/>
          <w:sz w:val="26"/>
          <w:szCs w:val="26"/>
          <w:lang w:val="es-ES_tradnl" w:eastAsia="es-ES"/>
        </w:rPr>
        <w:t>, representada en la forma antedicha</w:t>
      </w:r>
      <w:r w:rsidR="004928D1" w:rsidRPr="004928D1">
        <w:rPr>
          <w:rFonts w:ascii="Palatino Linotype" w:eastAsia="Times New Roman" w:hAnsi="Palatino Linotype"/>
          <w:bCs/>
          <w:snapToGrid w:val="0"/>
          <w:spacing w:val="20"/>
          <w:sz w:val="26"/>
          <w:szCs w:val="26"/>
          <w:lang w:val="es-ES_tradnl" w:eastAsia="es-ES"/>
        </w:rPr>
        <w:t xml:space="preserve">, declara que está conforme con lo estipulado y que acepta el reconocimiento de deuda y la constitución de la hipoteca a su favor en los términos expuestos y la prohibición de gravar y enajenar la propiedad sin consentimiento escrito del acreedor.  </w:t>
      </w:r>
      <w:r w:rsidR="004928D1" w:rsidRPr="004928D1">
        <w:rPr>
          <w:rFonts w:ascii="Palatino Linotype" w:eastAsia="Times New Roman" w:hAnsi="Palatino Linotype"/>
          <w:b/>
          <w:bCs/>
          <w:snapToGrid w:val="0"/>
          <w:spacing w:val="20"/>
          <w:sz w:val="26"/>
          <w:szCs w:val="26"/>
          <w:u w:val="single"/>
          <w:lang w:val="es-ES_tradnl" w:eastAsia="es-ES"/>
        </w:rPr>
        <w:t>DÉCIMO OCTAVO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El acreedor otorgará recibo del pago de dividendos indicando separadamente las sumas que correspondan a amortizaciones, intereses y otros cargos convenidos en el presente instrumento. </w:t>
      </w:r>
      <w:r w:rsidR="004928D1" w:rsidRPr="004928D1">
        <w:rPr>
          <w:rFonts w:ascii="Palatino Linotype" w:eastAsia="Times New Roman" w:hAnsi="Palatino Linotype"/>
          <w:bCs/>
          <w:snapToGrid w:val="0"/>
          <w:spacing w:val="20"/>
          <w:sz w:val="26"/>
          <w:szCs w:val="26"/>
          <w:lang w:val="es-ES_tradnl" w:eastAsia="es-ES"/>
        </w:rPr>
        <w:lastRenderedPageBreak/>
        <w:t>Sin perjuicio de lo anterior, mientras el acreedor no haya ejercido la facultad de aceleración prevista en la cláusula siguiente, el retardo en el pago de dos o más dividendos dará derecho al acreedor para imputar el pago de uno cualquiera de ellos al dividendo más antiguo. El deudor autoriza y consiente expresamente en esta forma de imputación del pago de dividendos atrasados, obligán</w:t>
      </w:r>
      <w:r w:rsidR="004928D1" w:rsidRPr="004928D1">
        <w:rPr>
          <w:rFonts w:ascii="Palatino Linotype" w:eastAsia="Times New Roman" w:hAnsi="Palatino Linotype"/>
          <w:bCs/>
          <w:snapToGrid w:val="0"/>
          <w:spacing w:val="20"/>
          <w:sz w:val="26"/>
          <w:szCs w:val="26"/>
          <w:lang w:val="es-ES_tradnl" w:eastAsia="es-ES"/>
        </w:rPr>
        <w:softHyphen/>
        <w:t xml:space="preserve">dose a no exigir una imputación distinta a la estipulada. </w:t>
      </w:r>
      <w:r w:rsidR="004928D1" w:rsidRPr="004928D1">
        <w:rPr>
          <w:rFonts w:ascii="Palatino Linotype" w:eastAsia="Times New Roman" w:hAnsi="Palatino Linotype"/>
          <w:b/>
          <w:bCs/>
          <w:snapToGrid w:val="0"/>
          <w:spacing w:val="20"/>
          <w:sz w:val="26"/>
          <w:szCs w:val="26"/>
          <w:u w:val="single"/>
          <w:lang w:val="es-ES_tradnl" w:eastAsia="es-ES"/>
        </w:rPr>
        <w:t>DÉCIMO NOVENO</w:t>
      </w:r>
      <w:r w:rsidR="004928D1" w:rsidRPr="004928D1">
        <w:rPr>
          <w:rFonts w:ascii="Palatino Linotype" w:eastAsia="Times New Roman" w:hAnsi="Palatino Linotype"/>
          <w:b/>
          <w:bCs/>
          <w:snapToGrid w:val="0"/>
          <w:spacing w:val="20"/>
          <w:sz w:val="26"/>
          <w:szCs w:val="26"/>
          <w:lang w:val="es-ES_tradnl" w:eastAsia="es-ES"/>
        </w:rPr>
        <w:t>:</w:t>
      </w:r>
      <w:r w:rsidR="004928D1" w:rsidRPr="004928D1">
        <w:rPr>
          <w:rFonts w:ascii="Palatino Linotype" w:eastAsia="Times New Roman" w:hAnsi="Palatino Linotype"/>
          <w:bCs/>
          <w:snapToGrid w:val="0"/>
          <w:spacing w:val="20"/>
          <w:sz w:val="26"/>
          <w:szCs w:val="26"/>
          <w:lang w:val="es-ES_tradnl" w:eastAsia="es-ES"/>
        </w:rPr>
        <w:t xml:space="preserve"> En caso de mora o simple retardo en el pago de una cualquiera de las obligaciones que se garantizan con la hipoteca que se constituye mediante la presente escritura, todas y cada una de tales obligaciones podrán hacerse inmedia</w:t>
      </w:r>
      <w:r w:rsidR="004928D1" w:rsidRPr="004928D1">
        <w:rPr>
          <w:rFonts w:ascii="Palatino Linotype" w:eastAsia="Times New Roman" w:hAnsi="Palatino Linotype"/>
          <w:bCs/>
          <w:snapToGrid w:val="0"/>
          <w:spacing w:val="20"/>
          <w:sz w:val="26"/>
          <w:szCs w:val="26"/>
          <w:lang w:val="es-ES_tradnl" w:eastAsia="es-ES"/>
        </w:rPr>
        <w:softHyphen/>
        <w:t>tamente exigibles como si fueren de plazo vencido. Podrán hacerse igualmente exigibles en caso de verificarse una cualquiera de las siguientes circunstancias: a) Si se retarda el pago de cualquier dividendo más de diez días; b) Si la propiedad experi</w:t>
      </w:r>
      <w:r w:rsidR="004928D1" w:rsidRPr="004928D1">
        <w:rPr>
          <w:rFonts w:ascii="Palatino Linotype" w:eastAsia="Times New Roman" w:hAnsi="Palatino Linotype"/>
          <w:bCs/>
          <w:snapToGrid w:val="0"/>
          <w:spacing w:val="20"/>
          <w:sz w:val="26"/>
          <w:szCs w:val="26"/>
          <w:lang w:val="es-ES_tradnl" w:eastAsia="es-ES"/>
        </w:rPr>
        <w:softHyphen/>
        <w:t>menta deterioro que a juicio del acreedor hagan insufi</w:t>
      </w:r>
      <w:r w:rsidR="004928D1" w:rsidRPr="004928D1">
        <w:rPr>
          <w:rFonts w:ascii="Palatino Linotype" w:eastAsia="Times New Roman" w:hAnsi="Palatino Linotype"/>
          <w:bCs/>
          <w:snapToGrid w:val="0"/>
          <w:spacing w:val="20"/>
          <w:sz w:val="26"/>
          <w:szCs w:val="26"/>
          <w:lang w:val="es-ES_tradnl" w:eastAsia="es-ES"/>
        </w:rPr>
        <w:softHyphen/>
        <w:t>cien</w:t>
      </w:r>
      <w:r w:rsidR="004928D1" w:rsidRPr="004928D1">
        <w:rPr>
          <w:rFonts w:ascii="Palatino Linotype" w:eastAsia="Times New Roman" w:hAnsi="Palatino Linotype"/>
          <w:bCs/>
          <w:snapToGrid w:val="0"/>
          <w:spacing w:val="20"/>
          <w:sz w:val="26"/>
          <w:szCs w:val="26"/>
          <w:lang w:val="es-ES_tradnl" w:eastAsia="es-ES"/>
        </w:rPr>
        <w:softHyphen/>
        <w:t>te la garantía y el deudor no diere, dentro de diez días después de requerido, nueva garantía a satisfacción del acreedor; c) Cuando en su caso, sin consentimiento escrito del acreedor, se demoliere todo o parte de los edificios o construcciones existentes en el predio hipotecado, o se efectuare cualquier transformación, alteración o modifi</w:t>
      </w:r>
      <w:r w:rsidR="004928D1" w:rsidRPr="004928D1">
        <w:rPr>
          <w:rFonts w:ascii="Palatino Linotype" w:eastAsia="Times New Roman" w:hAnsi="Palatino Linotype"/>
          <w:bCs/>
          <w:snapToGrid w:val="0"/>
          <w:spacing w:val="20"/>
          <w:sz w:val="26"/>
          <w:szCs w:val="26"/>
          <w:lang w:val="es-ES_tradnl" w:eastAsia="es-ES"/>
        </w:rPr>
        <w:softHyphen/>
        <w:t xml:space="preserve">cación de los referidos edificios o construcciones, </w:t>
      </w:r>
      <w:proofErr w:type="spellStart"/>
      <w:r w:rsidR="004928D1" w:rsidRPr="004928D1">
        <w:rPr>
          <w:rFonts w:ascii="Palatino Linotype" w:eastAsia="Times New Roman" w:hAnsi="Palatino Linotype"/>
          <w:bCs/>
          <w:snapToGrid w:val="0"/>
          <w:spacing w:val="20"/>
          <w:sz w:val="26"/>
          <w:szCs w:val="26"/>
          <w:lang w:val="es-ES_tradnl" w:eastAsia="es-ES"/>
        </w:rPr>
        <w:t>aún</w:t>
      </w:r>
      <w:proofErr w:type="spellEnd"/>
      <w:r w:rsidR="004928D1" w:rsidRPr="004928D1">
        <w:rPr>
          <w:rFonts w:ascii="Palatino Linotype" w:eastAsia="Times New Roman" w:hAnsi="Palatino Linotype"/>
          <w:bCs/>
          <w:snapToGrid w:val="0"/>
          <w:spacing w:val="20"/>
          <w:sz w:val="26"/>
          <w:szCs w:val="26"/>
          <w:lang w:val="es-ES_tradnl" w:eastAsia="es-ES"/>
        </w:rPr>
        <w:t xml:space="preserve"> cuando no disminuyan la garantía, ni la hagan insuficiente; d) Si resultare que la propiedad está sujeta a cualesquiera de los gravámenes, prohibiciones o acciones a que se refiere la cláusula quinta precedente o se infringieren por el deudor alguna de las prohibiciones establecidas en la cláusula </w:t>
      </w:r>
      <w:r w:rsidR="004928D1" w:rsidRPr="004928D1">
        <w:rPr>
          <w:rFonts w:ascii="Palatino Linotype" w:eastAsia="Times New Roman" w:hAnsi="Palatino Linotype"/>
          <w:b/>
          <w:bCs/>
          <w:snapToGrid w:val="0"/>
          <w:spacing w:val="20"/>
          <w:sz w:val="26"/>
          <w:szCs w:val="26"/>
          <w:lang w:val="es-ES_tradnl" w:eastAsia="es-ES"/>
        </w:rPr>
        <w:t>décimo quinto</w:t>
      </w:r>
      <w:r w:rsidR="004928D1" w:rsidRPr="004928D1">
        <w:rPr>
          <w:rFonts w:ascii="Palatino Linotype" w:eastAsia="Times New Roman" w:hAnsi="Palatino Linotype"/>
          <w:bCs/>
          <w:snapToGrid w:val="0"/>
          <w:spacing w:val="20"/>
          <w:sz w:val="26"/>
          <w:szCs w:val="26"/>
          <w:lang w:val="es-ES_tradnl" w:eastAsia="es-ES"/>
        </w:rPr>
        <w:t xml:space="preserve">, sin perjuicio de las demás acciones legales que procedan por dicho incumplimiento contractual; e) Si el </w:t>
      </w:r>
      <w:r w:rsidR="004928D1" w:rsidRPr="004928D1">
        <w:rPr>
          <w:rFonts w:ascii="Palatino Linotype" w:eastAsia="Times New Roman" w:hAnsi="Palatino Linotype"/>
          <w:bCs/>
          <w:snapToGrid w:val="0"/>
          <w:spacing w:val="20"/>
          <w:sz w:val="26"/>
          <w:szCs w:val="26"/>
          <w:lang w:val="es-ES_tradnl" w:eastAsia="es-ES"/>
        </w:rPr>
        <w:lastRenderedPageBreak/>
        <w:t>constituyente de la hipoteca y/o el deudor de las obligaciones caucionadas con ella cayere en insolvencia, entendiéndose para todos los efectos que existe notoria insolvencia de su parte si cesare en el pago de cualquiera obligación; si él o uno o más acreedores inician un procedimiento concursal contemplados en la Ley número veinte mil setecientos veinte; si por la vía de medidas prejudiciales o precautorias se obtienen en su contra secues</w:t>
      </w:r>
      <w:r w:rsidR="004928D1" w:rsidRPr="004928D1">
        <w:rPr>
          <w:rFonts w:ascii="Palatino Linotype" w:eastAsia="Times New Roman" w:hAnsi="Palatino Linotype"/>
          <w:bCs/>
          <w:snapToGrid w:val="0"/>
          <w:spacing w:val="20"/>
          <w:sz w:val="26"/>
          <w:szCs w:val="26"/>
          <w:lang w:val="es-ES_tradnl" w:eastAsia="es-ES"/>
        </w:rPr>
        <w:softHyphen/>
        <w:t>tros, retenciones, prohibiciones de celebrar actos o contratos respecto de cualquiera de sus bienes, o el nombramiento de interventores; si se trabare embargo respecto de cualquiera de sus bienes o si ocurriere cualquier otro hecho que también ponga en evidencia una notoria insolvencia de su parte; f) Si el deudor no acreditare a satisfacción del acreedor en las oportunidades que éste se lo exija, de que el préstamo ha sido destinado o está afecto al cumplimiento del objeto de la operación señalada en la respectiva solicitud, la que para éstos efectos se considera como parte integrante de este contrato; g) Si no se pagare oportunamente el impuesto territorial o cualquier otro impuesto, tasa, derecho, contri</w:t>
      </w:r>
      <w:r w:rsidR="004928D1" w:rsidRPr="004928D1">
        <w:rPr>
          <w:rFonts w:ascii="Palatino Linotype" w:eastAsia="Times New Roman" w:hAnsi="Palatino Linotype"/>
          <w:bCs/>
          <w:snapToGrid w:val="0"/>
          <w:spacing w:val="20"/>
          <w:sz w:val="26"/>
          <w:szCs w:val="26"/>
          <w:lang w:val="es-ES_tradnl" w:eastAsia="es-ES"/>
        </w:rPr>
        <w:softHyphen/>
        <w:t>bución o servicios a que se encuentre afecto el bien hipoteca</w:t>
      </w:r>
      <w:r w:rsidR="004928D1" w:rsidRPr="004928D1">
        <w:rPr>
          <w:rFonts w:ascii="Palatino Linotype" w:eastAsia="Times New Roman" w:hAnsi="Palatino Linotype"/>
          <w:bCs/>
          <w:snapToGrid w:val="0"/>
          <w:spacing w:val="20"/>
          <w:sz w:val="26"/>
          <w:szCs w:val="26"/>
          <w:lang w:val="es-ES_tradnl" w:eastAsia="es-ES"/>
        </w:rPr>
        <w:softHyphen/>
        <w:t>do o no se pagaren oportunamente y en la forma pactada, las pólizas de seguros aludidas; h) Si por incumplimiento del deudor, no existieren o fueren ineficaces los seguros referi</w:t>
      </w:r>
      <w:r w:rsidR="004928D1" w:rsidRPr="004928D1">
        <w:rPr>
          <w:rFonts w:ascii="Palatino Linotype" w:eastAsia="Times New Roman" w:hAnsi="Palatino Linotype"/>
          <w:bCs/>
          <w:snapToGrid w:val="0"/>
          <w:spacing w:val="20"/>
          <w:sz w:val="26"/>
          <w:szCs w:val="26"/>
          <w:lang w:val="es-ES_tradnl" w:eastAsia="es-ES"/>
        </w:rPr>
        <w:softHyphen/>
        <w:t xml:space="preserve">dos en la cláusula </w:t>
      </w:r>
      <w:r w:rsidR="004928D1" w:rsidRPr="004928D1">
        <w:rPr>
          <w:rFonts w:ascii="Palatino Linotype" w:eastAsia="Times New Roman" w:hAnsi="Palatino Linotype"/>
          <w:b/>
          <w:bCs/>
          <w:snapToGrid w:val="0"/>
          <w:spacing w:val="20"/>
          <w:sz w:val="26"/>
          <w:szCs w:val="26"/>
          <w:lang w:val="es-ES_tradnl" w:eastAsia="es-ES"/>
        </w:rPr>
        <w:t>décimo sexta</w:t>
      </w:r>
      <w:r w:rsidR="004928D1" w:rsidRPr="004928D1">
        <w:rPr>
          <w:rFonts w:ascii="Palatino Linotype" w:eastAsia="Times New Roman" w:hAnsi="Palatino Linotype"/>
          <w:bCs/>
          <w:snapToGrid w:val="0"/>
          <w:spacing w:val="20"/>
          <w:sz w:val="26"/>
          <w:szCs w:val="26"/>
          <w:lang w:val="es-ES_tradnl" w:eastAsia="es-ES"/>
        </w:rPr>
        <w:t xml:space="preserve"> de este instrumento; e i) Si el constituyente de la hipoteca y/o el deudor y/o su cónyuge, solicitaren la declaración judicial del bien familiar del inmueble que por este instrumento se hipoteca en favor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El acreedor, en todo caso, podrá antes de ejercer la facultad de aceleración del crédito, exigir que el consti</w:t>
      </w:r>
      <w:r w:rsidR="004928D1" w:rsidRPr="004928D1">
        <w:rPr>
          <w:rFonts w:ascii="Palatino Linotype" w:eastAsia="Times New Roman" w:hAnsi="Palatino Linotype"/>
          <w:bCs/>
          <w:snapToGrid w:val="0"/>
          <w:spacing w:val="20"/>
          <w:sz w:val="26"/>
          <w:szCs w:val="26"/>
          <w:lang w:val="es-ES_tradnl" w:eastAsia="es-ES"/>
        </w:rPr>
        <w:softHyphen/>
        <w:t xml:space="preserve">tuyente y/o el deudor constituya a su </w:t>
      </w:r>
      <w:r w:rsidR="004928D1" w:rsidRPr="004928D1">
        <w:rPr>
          <w:rFonts w:ascii="Palatino Linotype" w:eastAsia="Times New Roman" w:hAnsi="Palatino Linotype"/>
          <w:bCs/>
          <w:snapToGrid w:val="0"/>
          <w:spacing w:val="20"/>
          <w:sz w:val="26"/>
          <w:szCs w:val="26"/>
          <w:lang w:val="es-ES_tradnl" w:eastAsia="es-ES"/>
        </w:rPr>
        <w:lastRenderedPageBreak/>
        <w:t>satisfacción hipoteca de reemplazo. Se deja constancia de que la caducidad del plazo se establece en beneficio exclusivo del acreedor. El no ejercicio oportuno, por parte del acreedor, de uno o más de los derechos que se le reconocen en esta cláusula no signifi</w:t>
      </w:r>
      <w:r w:rsidR="004928D1" w:rsidRPr="004928D1">
        <w:rPr>
          <w:rFonts w:ascii="Palatino Linotype" w:eastAsia="Times New Roman" w:hAnsi="Palatino Linotype"/>
          <w:bCs/>
          <w:snapToGrid w:val="0"/>
          <w:spacing w:val="20"/>
          <w:sz w:val="26"/>
          <w:szCs w:val="26"/>
          <w:lang w:val="es-ES_tradnl" w:eastAsia="es-ES"/>
        </w:rPr>
        <w:softHyphen/>
        <w:t xml:space="preserve">cará de manera alguna renuncia a los mismos, </w:t>
      </w:r>
      <w:r w:rsidR="004928D1" w:rsidRPr="004928D1">
        <w:rPr>
          <w:rFonts w:ascii="Palatino Linotype" w:eastAsia="Times New Roman" w:hAnsi="Palatino Linotype"/>
          <w:bCs/>
          <w:snapToGrid w:val="0"/>
          <w:spacing w:val="20"/>
          <w:w w:val="105"/>
          <w:sz w:val="26"/>
          <w:szCs w:val="26"/>
          <w:lang w:val="es-ES_tradnl" w:eastAsia="es-ES"/>
        </w:rPr>
        <w:t xml:space="preserve">reservándose el acreedor la facultad de ejercerlos cuando lo estime conveniente. </w:t>
      </w:r>
      <w:r w:rsidR="003925C9">
        <w:rPr>
          <w:rFonts w:ascii="Palatino Linotype" w:eastAsia="Times New Roman" w:hAnsi="Palatino Linotype"/>
          <w:bCs/>
          <w:snapToGrid w:val="0"/>
          <w:spacing w:val="20"/>
          <w:w w:val="105"/>
          <w:sz w:val="26"/>
          <w:szCs w:val="26"/>
          <w:lang w:val="es-ES_tradnl" w:eastAsia="es-ES"/>
        </w:rPr>
        <w:t xml:space="preserve"> </w:t>
      </w:r>
      <w:r w:rsidR="004928D1" w:rsidRPr="004928D1">
        <w:rPr>
          <w:rFonts w:ascii="Palatino Linotype" w:eastAsia="Times New Roman" w:hAnsi="Palatino Linotype"/>
          <w:b/>
          <w:bCs/>
          <w:snapToGrid w:val="0"/>
          <w:spacing w:val="20"/>
          <w:w w:val="105"/>
          <w:sz w:val="26"/>
          <w:szCs w:val="26"/>
          <w:u w:val="single"/>
          <w:lang w:val="es-ES_tradnl" w:eastAsia="es-ES"/>
        </w:rPr>
        <w:t>VIGÉSIMO</w:t>
      </w:r>
      <w:r w:rsidR="004928D1" w:rsidRPr="004928D1">
        <w:rPr>
          <w:rFonts w:ascii="Palatino Linotype" w:eastAsia="Times New Roman" w:hAnsi="Palatino Linotype"/>
          <w:b/>
          <w:bCs/>
          <w:snapToGrid w:val="0"/>
          <w:spacing w:val="20"/>
          <w:w w:val="105"/>
          <w:sz w:val="26"/>
          <w:szCs w:val="26"/>
          <w:lang w:val="es-ES_tradnl" w:eastAsia="es-ES"/>
        </w:rPr>
        <w:t>:</w:t>
      </w:r>
      <w:r w:rsidR="004928D1" w:rsidRPr="004928D1">
        <w:rPr>
          <w:rFonts w:ascii="Palatino Linotype" w:eastAsia="Times New Roman" w:hAnsi="Palatino Linotype"/>
          <w:bCs/>
          <w:snapToGrid w:val="0"/>
          <w:spacing w:val="20"/>
          <w:w w:val="105"/>
          <w:sz w:val="26"/>
          <w:szCs w:val="26"/>
          <w:lang w:val="es-ES_tradnl" w:eastAsia="es-ES"/>
        </w:rPr>
        <w:t xml:space="preserve"> El deudor declara haber recibido, en forma cabal y oportuna, toda la información necesaria acerca de los gastos globales aproximados que demanda esta operación, tales como impuestos, gastos notaria</w:t>
      </w:r>
      <w:r w:rsidR="004928D1" w:rsidRPr="004928D1">
        <w:rPr>
          <w:rFonts w:ascii="Palatino Linotype" w:eastAsia="Times New Roman" w:hAnsi="Palatino Linotype"/>
          <w:bCs/>
          <w:snapToGrid w:val="0"/>
          <w:spacing w:val="20"/>
          <w:w w:val="105"/>
          <w:sz w:val="26"/>
          <w:szCs w:val="26"/>
          <w:lang w:val="es-ES_tradnl" w:eastAsia="es-ES"/>
        </w:rPr>
        <w:softHyphen/>
        <w:t xml:space="preserve">les, derechos de inscripción en el Conservador de Bienes Raíces, primas de seguros, tasación del inmueble, estudio de títulos y redacción de escritura, </w:t>
      </w:r>
      <w:proofErr w:type="gramStart"/>
      <w:r w:rsidR="004928D1" w:rsidRPr="004928D1">
        <w:rPr>
          <w:rFonts w:ascii="Palatino Linotype" w:eastAsia="Times New Roman" w:hAnsi="Palatino Linotype"/>
          <w:bCs/>
          <w:snapToGrid w:val="0"/>
          <w:spacing w:val="20"/>
          <w:w w:val="105"/>
          <w:sz w:val="26"/>
          <w:szCs w:val="26"/>
          <w:lang w:val="es-ES_tradnl" w:eastAsia="es-ES"/>
        </w:rPr>
        <w:t>de acuerdo a</w:t>
      </w:r>
      <w:proofErr w:type="gramEnd"/>
      <w:r w:rsidR="004928D1" w:rsidRPr="004928D1">
        <w:rPr>
          <w:rFonts w:ascii="Palatino Linotype" w:eastAsia="Times New Roman" w:hAnsi="Palatino Linotype"/>
          <w:bCs/>
          <w:snapToGrid w:val="0"/>
          <w:spacing w:val="20"/>
          <w:w w:val="105"/>
          <w:sz w:val="26"/>
          <w:szCs w:val="26"/>
          <w:lang w:val="es-ES_tradnl" w:eastAsia="es-ES"/>
        </w:rPr>
        <w:t xml:space="preserve"> lo señalado en la </w:t>
      </w:r>
      <w:r w:rsidR="004928D1" w:rsidRPr="004928D1">
        <w:rPr>
          <w:rFonts w:ascii="Palatino Linotype" w:eastAsia="Times New Roman" w:hAnsi="Palatino Linotype"/>
          <w:b/>
          <w:bCs/>
          <w:snapToGrid w:val="0"/>
          <w:spacing w:val="20"/>
          <w:w w:val="105"/>
          <w:sz w:val="26"/>
          <w:szCs w:val="26"/>
          <w:lang w:val="es-ES_tradnl" w:eastAsia="es-ES"/>
        </w:rPr>
        <w:t>cláusula décima</w:t>
      </w:r>
      <w:r w:rsidR="004928D1" w:rsidRPr="004928D1">
        <w:rPr>
          <w:rFonts w:ascii="Palatino Linotype" w:eastAsia="Times New Roman" w:hAnsi="Palatino Linotype"/>
          <w:bCs/>
          <w:snapToGrid w:val="0"/>
          <w:spacing w:val="20"/>
          <w:w w:val="105"/>
          <w:sz w:val="26"/>
          <w:szCs w:val="26"/>
          <w:lang w:val="es-ES_tradnl" w:eastAsia="es-ES"/>
        </w:rPr>
        <w:t xml:space="preserve"> de la presente escritura. A su vez, la parte vendedora y </w:t>
      </w:r>
      <w:r w:rsidR="004928D1" w:rsidRPr="004928D1">
        <w:rPr>
          <w:rFonts w:ascii="Palatino Linotype" w:hAnsi="Palatino Linotype"/>
          <w:spacing w:val="20"/>
          <w:w w:val="105"/>
          <w:sz w:val="26"/>
          <w:szCs w:val="26"/>
        </w:rPr>
        <w:t xml:space="preserve">el deudor </w:t>
      </w:r>
      <w:r w:rsidR="004928D1" w:rsidRPr="004928D1">
        <w:rPr>
          <w:rFonts w:ascii="Palatino Linotype" w:eastAsia="Times New Roman" w:hAnsi="Palatino Linotype"/>
          <w:bCs/>
          <w:snapToGrid w:val="0"/>
          <w:spacing w:val="20"/>
          <w:w w:val="105"/>
          <w:sz w:val="26"/>
          <w:szCs w:val="26"/>
          <w:lang w:val="es-ES_tradnl" w:eastAsia="es-ES"/>
        </w:rPr>
        <w:t xml:space="preserve">declaran haber sido informados en detalle por </w:t>
      </w:r>
      <w:r w:rsidR="004928D1" w:rsidRPr="004928D1">
        <w:rPr>
          <w:rFonts w:ascii="Palatino Linotype" w:eastAsia="Times New Roman" w:hAnsi="Palatino Linotype"/>
          <w:b/>
          <w:bCs/>
          <w:snapToGrid w:val="0"/>
          <w:spacing w:val="20"/>
          <w:w w:val="105"/>
          <w:sz w:val="26"/>
          <w:szCs w:val="26"/>
          <w:lang w:val="es-ES_tradnl" w:eastAsia="es-ES"/>
        </w:rPr>
        <w:t>HIPOTECARIA CONCRECES S.A.</w:t>
      </w:r>
      <w:r w:rsidR="004928D1" w:rsidRPr="004928D1">
        <w:rPr>
          <w:rFonts w:ascii="Palatino Linotype" w:eastAsia="Times New Roman" w:hAnsi="Palatino Linotype"/>
          <w:bCs/>
          <w:snapToGrid w:val="0"/>
          <w:spacing w:val="20"/>
          <w:w w:val="105"/>
          <w:sz w:val="26"/>
          <w:szCs w:val="26"/>
          <w:lang w:val="es-ES_tradnl" w:eastAsia="es-ES"/>
        </w:rPr>
        <w:t xml:space="preserve">, respecto del sistema bajo el cual se rigen los mutuos hipotecarios endosables. </w:t>
      </w:r>
      <w:r w:rsidR="004928D1" w:rsidRPr="004928D1">
        <w:rPr>
          <w:rFonts w:ascii="Palatino Linotype" w:eastAsia="Times New Roman" w:hAnsi="Palatino Linotype"/>
          <w:b/>
          <w:bCs/>
          <w:snapToGrid w:val="0"/>
          <w:spacing w:val="20"/>
          <w:sz w:val="26"/>
          <w:szCs w:val="26"/>
          <w:u w:val="single"/>
          <w:lang w:val="es-ES_tradnl" w:eastAsia="es-ES"/>
        </w:rPr>
        <w:t>VIGÉSIMO PRIMERO</w:t>
      </w:r>
      <w:r w:rsidR="004928D1" w:rsidRPr="004928D1">
        <w:rPr>
          <w:rFonts w:ascii="Palatino Linotype" w:eastAsia="Times New Roman" w:hAnsi="Palatino Linotype"/>
          <w:b/>
          <w:bCs/>
          <w:snapToGrid w:val="0"/>
          <w:spacing w:val="20"/>
          <w:sz w:val="26"/>
          <w:szCs w:val="26"/>
          <w:u w:val="single"/>
          <w:lang w:val="es-ES" w:eastAsia="es-ES"/>
        </w:rPr>
        <w:t>:</w:t>
      </w:r>
      <w:r w:rsidR="004928D1" w:rsidRPr="004928D1">
        <w:rPr>
          <w:rFonts w:ascii="Palatino Linotype" w:eastAsia="Times New Roman" w:hAnsi="Palatino Linotype"/>
          <w:b/>
          <w:bCs/>
          <w:snapToGrid w:val="0"/>
          <w:spacing w:val="20"/>
          <w:sz w:val="26"/>
          <w:szCs w:val="26"/>
          <w:lang w:val="es-ES" w:eastAsia="es-ES"/>
        </w:rPr>
        <w:t xml:space="preserve"> </w:t>
      </w:r>
      <w:r w:rsidR="004928D1" w:rsidRPr="004928D1">
        <w:rPr>
          <w:rFonts w:ascii="Palatino Linotype" w:eastAsia="Times New Roman" w:hAnsi="Palatino Linotype"/>
          <w:bCs/>
          <w:snapToGrid w:val="0"/>
          <w:spacing w:val="20"/>
          <w:sz w:val="26"/>
          <w:szCs w:val="26"/>
          <w:lang w:val="es-ES" w:eastAsia="es-ES"/>
        </w:rPr>
        <w:t>El deudor declara haber recibido a su entera conformidad al momento de la firma de la presente escritura los siguientes documentos: a</w:t>
      </w:r>
      <w:r w:rsidR="004928D1" w:rsidRPr="004928D1">
        <w:rPr>
          <w:rFonts w:ascii="Palatino Linotype" w:eastAsia="Times New Roman" w:hAnsi="Palatino Linotype"/>
          <w:bCs/>
          <w:snapToGrid w:val="0"/>
          <w:spacing w:val="20"/>
          <w:sz w:val="26"/>
          <w:szCs w:val="26"/>
          <w:highlight w:val="magenta"/>
          <w:lang w:val="es-ES" w:eastAsia="es-ES"/>
        </w:rPr>
        <w:t>) Anexo de Servicio de atención al cliente; b) Anexo sobre productos y servicios asociados</w:t>
      </w:r>
      <w:r w:rsidR="004928D1" w:rsidRPr="004928D1">
        <w:rPr>
          <w:rFonts w:ascii="Palatino Linotype" w:eastAsia="Times New Roman" w:hAnsi="Palatino Linotype"/>
          <w:bCs/>
          <w:snapToGrid w:val="0"/>
          <w:spacing w:val="20"/>
          <w:sz w:val="26"/>
          <w:szCs w:val="26"/>
          <w:lang w:val="es-ES" w:eastAsia="es-ES"/>
        </w:rPr>
        <w:t xml:space="preserve">; y c) Copia de la hoja resumen del contrato de compraventa y mutuo hipotecario endosable en la que se contiene la explicación de sus principales conceptos y cláusulas. Estos documentos fueron entregados y firmados por el deudor, los que forman parte integrante de la presente escritura. </w:t>
      </w:r>
      <w:r w:rsidR="004928D1" w:rsidRPr="004928D1">
        <w:rPr>
          <w:rFonts w:ascii="Palatino Linotype" w:eastAsia="Times New Roman" w:hAnsi="Palatino Linotype"/>
          <w:b/>
          <w:bCs/>
          <w:snapToGrid w:val="0"/>
          <w:spacing w:val="20"/>
          <w:w w:val="105"/>
          <w:sz w:val="26"/>
          <w:szCs w:val="26"/>
          <w:u w:val="single"/>
          <w:lang w:val="es-ES_tradnl" w:eastAsia="es-ES"/>
        </w:rPr>
        <w:t>VIGÉSIMO SEGUNDO</w:t>
      </w:r>
      <w:r w:rsidR="004928D1" w:rsidRPr="004928D1">
        <w:rPr>
          <w:rFonts w:ascii="Palatino Linotype" w:eastAsia="Times New Roman" w:hAnsi="Palatino Linotype"/>
          <w:b/>
          <w:bCs/>
          <w:snapToGrid w:val="0"/>
          <w:spacing w:val="20"/>
          <w:w w:val="105"/>
          <w:sz w:val="26"/>
          <w:szCs w:val="26"/>
          <w:lang w:val="es-ES_tradnl" w:eastAsia="es-ES"/>
        </w:rPr>
        <w:t>:</w:t>
      </w:r>
      <w:r w:rsidR="004928D1" w:rsidRPr="004928D1">
        <w:rPr>
          <w:rFonts w:ascii="Palatino Linotype" w:eastAsia="Times New Roman" w:hAnsi="Palatino Linotype"/>
          <w:bCs/>
          <w:snapToGrid w:val="0"/>
          <w:spacing w:val="20"/>
          <w:w w:val="105"/>
          <w:sz w:val="26"/>
          <w:szCs w:val="26"/>
          <w:lang w:val="es-ES_tradnl" w:eastAsia="es-ES"/>
        </w:rPr>
        <w:t xml:space="preserve"> Para todos los efectos de este contrato, el deudor </w:t>
      </w:r>
      <w:r w:rsidR="004928D1" w:rsidRPr="004928D1">
        <w:rPr>
          <w:rFonts w:ascii="Palatino Linotype" w:eastAsia="Times New Roman" w:hAnsi="Palatino Linotype"/>
          <w:bCs/>
          <w:snapToGrid w:val="0"/>
          <w:spacing w:val="20"/>
          <w:w w:val="105"/>
          <w:sz w:val="26"/>
          <w:szCs w:val="26"/>
          <w:lang w:val="es-ES" w:eastAsia="es-ES"/>
        </w:rPr>
        <w:t xml:space="preserve">fija su domicilio en la ciudad de </w:t>
      </w:r>
      <w:r w:rsidR="004928D1" w:rsidRPr="004928D1">
        <w:rPr>
          <w:rFonts w:ascii="Palatino Linotype" w:eastAsia="Times New Roman" w:hAnsi="Palatino Linotype"/>
          <w:b/>
          <w:bCs/>
          <w:snapToGrid w:val="0"/>
          <w:spacing w:val="20"/>
          <w:w w:val="105"/>
          <w:sz w:val="26"/>
          <w:szCs w:val="26"/>
          <w:lang w:val="es-ES" w:eastAsia="es-ES"/>
        </w:rPr>
        <w:t>Santiago</w:t>
      </w:r>
      <w:r w:rsidR="004928D1" w:rsidRPr="004928D1">
        <w:rPr>
          <w:rFonts w:ascii="Palatino Linotype" w:eastAsia="Times New Roman" w:hAnsi="Palatino Linotype"/>
          <w:bCs/>
          <w:snapToGrid w:val="0"/>
          <w:spacing w:val="20"/>
          <w:w w:val="105"/>
          <w:sz w:val="26"/>
          <w:szCs w:val="26"/>
          <w:lang w:val="es-ES" w:eastAsia="es-ES"/>
        </w:rPr>
        <w:t xml:space="preserve">, sometiéndose a la jurisdicción de los tribunales competentes de dicho domicilio. </w:t>
      </w:r>
      <w:r w:rsidR="004928D1" w:rsidRPr="004928D1">
        <w:rPr>
          <w:rFonts w:ascii="Palatino Linotype" w:eastAsia="Times New Roman" w:hAnsi="Palatino Linotype"/>
          <w:bCs/>
          <w:snapToGrid w:val="0"/>
          <w:spacing w:val="20"/>
          <w:w w:val="105"/>
          <w:sz w:val="26"/>
          <w:szCs w:val="26"/>
          <w:lang w:val="es-ES_tradnl" w:eastAsia="es-ES"/>
        </w:rPr>
        <w:t>Los pagos y demás opera</w:t>
      </w:r>
      <w:r w:rsidR="004928D1" w:rsidRPr="004928D1">
        <w:rPr>
          <w:rFonts w:ascii="Palatino Linotype" w:eastAsia="Times New Roman" w:hAnsi="Palatino Linotype"/>
          <w:bCs/>
          <w:snapToGrid w:val="0"/>
          <w:spacing w:val="20"/>
          <w:w w:val="105"/>
          <w:sz w:val="26"/>
          <w:szCs w:val="26"/>
          <w:lang w:val="es-ES_tradnl" w:eastAsia="es-ES"/>
        </w:rPr>
        <w:softHyphen/>
      </w:r>
      <w:r w:rsidR="004928D1" w:rsidRPr="004928D1">
        <w:rPr>
          <w:rFonts w:ascii="Palatino Linotype" w:eastAsia="Times New Roman" w:hAnsi="Palatino Linotype"/>
          <w:bCs/>
          <w:snapToGrid w:val="0"/>
          <w:spacing w:val="20"/>
          <w:w w:val="105"/>
          <w:sz w:val="26"/>
          <w:szCs w:val="26"/>
          <w:lang w:val="es-ES_tradnl" w:eastAsia="es-ES"/>
        </w:rPr>
        <w:lastRenderedPageBreak/>
        <w:t xml:space="preserve">ciones que da lugar el presente instrumento se efectuarán en el domicilio del acreedor expresado en la comparecencia o en los que indique posteriormente al deudor, a través de carta certificada remitida al último domicilio registrado por </w:t>
      </w:r>
      <w:proofErr w:type="gramStart"/>
      <w:r w:rsidR="004928D1" w:rsidRPr="004928D1">
        <w:rPr>
          <w:rFonts w:ascii="Palatino Linotype" w:eastAsia="Times New Roman" w:hAnsi="Palatino Linotype"/>
          <w:bCs/>
          <w:snapToGrid w:val="0"/>
          <w:spacing w:val="20"/>
          <w:w w:val="105"/>
          <w:sz w:val="26"/>
          <w:szCs w:val="26"/>
          <w:lang w:val="es-ES_tradnl" w:eastAsia="es-ES"/>
        </w:rPr>
        <w:t>éste</w:t>
      </w:r>
      <w:proofErr w:type="gramEnd"/>
      <w:r w:rsidR="004928D1" w:rsidRPr="004928D1">
        <w:rPr>
          <w:rFonts w:ascii="Palatino Linotype" w:eastAsia="Times New Roman" w:hAnsi="Palatino Linotype"/>
          <w:bCs/>
          <w:snapToGrid w:val="0"/>
          <w:spacing w:val="20"/>
          <w:w w:val="105"/>
          <w:sz w:val="26"/>
          <w:szCs w:val="26"/>
          <w:lang w:val="es-ES_tradnl" w:eastAsia="es-ES"/>
        </w:rPr>
        <w:t xml:space="preserve"> ante aquél. </w:t>
      </w:r>
      <w:r w:rsidR="004928D1" w:rsidRPr="004928D1">
        <w:rPr>
          <w:rFonts w:ascii="Palatino Linotype" w:eastAsia="Times New Roman" w:hAnsi="Palatino Linotype"/>
          <w:b/>
          <w:bCs/>
          <w:snapToGrid w:val="0"/>
          <w:spacing w:val="20"/>
          <w:w w:val="105"/>
          <w:sz w:val="26"/>
          <w:szCs w:val="26"/>
          <w:u w:val="single"/>
          <w:lang w:val="es-ES_tradnl" w:eastAsia="es-ES"/>
        </w:rPr>
        <w:t>VIGÉSIMO TERCERO</w:t>
      </w:r>
      <w:r w:rsidR="004928D1" w:rsidRPr="004928D1">
        <w:rPr>
          <w:rFonts w:ascii="Palatino Linotype" w:eastAsia="Times New Roman" w:hAnsi="Palatino Linotype"/>
          <w:b/>
          <w:bCs/>
          <w:snapToGrid w:val="0"/>
          <w:spacing w:val="20"/>
          <w:w w:val="105"/>
          <w:sz w:val="26"/>
          <w:szCs w:val="26"/>
          <w:lang w:val="es-ES_tradnl" w:eastAsia="es-ES"/>
        </w:rPr>
        <w:t>:</w:t>
      </w:r>
      <w:r w:rsidR="004928D1" w:rsidRPr="004928D1">
        <w:rPr>
          <w:rFonts w:ascii="Palatino Linotype" w:eastAsia="Times New Roman" w:hAnsi="Palatino Linotype"/>
          <w:bCs/>
          <w:snapToGrid w:val="0"/>
          <w:spacing w:val="20"/>
          <w:w w:val="105"/>
          <w:sz w:val="26"/>
          <w:szCs w:val="26"/>
          <w:lang w:val="es-ES_tradnl" w:eastAsia="es-ES"/>
        </w:rPr>
        <w:t xml:space="preserve"> Los  comparecientes a esta escritura confieren poder especial suficiente, </w:t>
      </w:r>
      <w:r w:rsidR="004928D1" w:rsidRPr="004928D1">
        <w:rPr>
          <w:rFonts w:ascii="Palatino Linotype" w:eastAsia="Times New Roman" w:hAnsi="Palatino Linotype"/>
          <w:bCs/>
          <w:snapToGrid w:val="0"/>
          <w:spacing w:val="20"/>
          <w:sz w:val="26"/>
          <w:szCs w:val="26"/>
          <w:lang w:val="es-ES_tradnl" w:eastAsia="es-ES"/>
        </w:rPr>
        <w:t xml:space="preserve">y gratuito al abogado don </w:t>
      </w:r>
      <w:r w:rsidR="004928D1" w:rsidRPr="004928D1">
        <w:rPr>
          <w:rFonts w:ascii="Palatino Linotype" w:eastAsia="Times New Roman" w:hAnsi="Palatino Linotype"/>
          <w:b/>
          <w:bCs/>
          <w:snapToGrid w:val="0"/>
          <w:spacing w:val="20"/>
          <w:sz w:val="26"/>
          <w:szCs w:val="26"/>
          <w:lang w:val="es-ES_tradnl" w:eastAsia="es-ES"/>
        </w:rPr>
        <w:t>Alejandro Enrique Gastón de Iriarte  Leiva</w:t>
      </w:r>
      <w:r w:rsidR="004928D1" w:rsidRPr="004928D1">
        <w:rPr>
          <w:rFonts w:ascii="Palatino Linotype" w:eastAsia="Times New Roman" w:hAnsi="Palatino Linotype"/>
          <w:bCs/>
          <w:snapToGrid w:val="0"/>
          <w:spacing w:val="20"/>
          <w:sz w:val="26"/>
          <w:szCs w:val="26"/>
          <w:lang w:val="es-ES_tradnl" w:eastAsia="es-ES"/>
        </w:rPr>
        <w:t xml:space="preserve">, a doña </w:t>
      </w:r>
      <w:r w:rsidR="004928D1" w:rsidRPr="004928D1">
        <w:rPr>
          <w:rFonts w:ascii="Palatino Linotype" w:eastAsia="Times New Roman" w:hAnsi="Palatino Linotype"/>
          <w:b/>
          <w:bCs/>
          <w:snapToGrid w:val="0"/>
          <w:spacing w:val="20"/>
          <w:sz w:val="26"/>
          <w:szCs w:val="26"/>
          <w:lang w:val="es-ES_tradnl" w:eastAsia="es-ES"/>
        </w:rPr>
        <w:t xml:space="preserve"> Gabriela Andrea Moraga Vega</w:t>
      </w:r>
      <w:r w:rsidR="004928D1" w:rsidRPr="004928D1">
        <w:rPr>
          <w:rFonts w:ascii="Palatino Linotype" w:eastAsia="Times New Roman" w:hAnsi="Palatino Linotype"/>
          <w:bCs/>
          <w:snapToGrid w:val="0"/>
          <w:color w:val="000000"/>
          <w:spacing w:val="20"/>
          <w:sz w:val="26"/>
          <w:szCs w:val="26"/>
          <w:lang w:val="es-ES_tradnl" w:eastAsia="es-ES"/>
        </w:rPr>
        <w:t xml:space="preserve"> y/o a doña </w:t>
      </w:r>
      <w:r w:rsidR="004928D1" w:rsidRPr="004928D1">
        <w:rPr>
          <w:rFonts w:ascii="Palatino Linotype" w:eastAsia="Times New Roman" w:hAnsi="Palatino Linotype"/>
          <w:b/>
          <w:bCs/>
          <w:snapToGrid w:val="0"/>
          <w:spacing w:val="20"/>
          <w:sz w:val="26"/>
          <w:szCs w:val="26"/>
          <w:lang w:val="es-ES_tradnl" w:eastAsia="es-ES"/>
        </w:rPr>
        <w:t>Paula Andrea Sáez Santander</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color w:val="000000"/>
          <w:spacing w:val="20"/>
          <w:sz w:val="26"/>
          <w:szCs w:val="26"/>
          <w:lang w:val="es-ES_tradnl" w:eastAsia="es-ES"/>
        </w:rPr>
        <w:t xml:space="preserve">para que cualquiera de ellos indistintamente, </w:t>
      </w:r>
      <w:r w:rsidR="004928D1" w:rsidRPr="004928D1">
        <w:rPr>
          <w:rFonts w:ascii="Palatino Linotype" w:eastAsia="Times New Roman" w:hAnsi="Palatino Linotype"/>
          <w:bCs/>
          <w:snapToGrid w:val="0"/>
          <w:spacing w:val="20"/>
          <w:sz w:val="26"/>
          <w:szCs w:val="26"/>
          <w:lang w:val="es-ES_tradnl" w:eastAsia="es-ES"/>
        </w:rPr>
        <w:t xml:space="preserve">aclare,  complemente, salve las omisiones y rectifique los errores que aparezcan en la presente escritura, en cuanto a los pormenores del pago del precio y del mutuo otorgado, la individualización de la propiedad, sus deslindes o cualquier requisito que fuera necesario, a juicio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xml:space="preserve">, o del Conservador de Bienes Raíces respectivo, para inscribir adecuadamente las garantías estipuladas en este instrumento, pudiendo efectuar las anotaciones, inscripciones, </w:t>
      </w:r>
      <w:proofErr w:type="spellStart"/>
      <w:r w:rsidR="004928D1" w:rsidRPr="004928D1">
        <w:rPr>
          <w:rFonts w:ascii="Palatino Linotype" w:eastAsia="Times New Roman" w:hAnsi="Palatino Linotype"/>
          <w:bCs/>
          <w:snapToGrid w:val="0"/>
          <w:spacing w:val="20"/>
          <w:sz w:val="26"/>
          <w:szCs w:val="26"/>
          <w:lang w:val="es-ES_tradnl" w:eastAsia="es-ES"/>
        </w:rPr>
        <w:t>subinscripciones</w:t>
      </w:r>
      <w:proofErr w:type="spellEnd"/>
      <w:r w:rsidR="004928D1" w:rsidRPr="004928D1">
        <w:rPr>
          <w:rFonts w:ascii="Palatino Linotype" w:eastAsia="Times New Roman" w:hAnsi="Palatino Linotype"/>
          <w:bCs/>
          <w:snapToGrid w:val="0"/>
          <w:spacing w:val="20"/>
          <w:sz w:val="26"/>
          <w:szCs w:val="26"/>
          <w:lang w:val="es-ES_tradnl" w:eastAsia="es-ES"/>
        </w:rPr>
        <w:t xml:space="preserve"> y aclaraciones que fueren necesarias. En ningún caso se podrá modificar el precio de compraventa y el monto final del mutuo en términos más gravosos para el deudor. El mandatario acepta estos mandatos en los términos relacionados</w:t>
      </w:r>
      <w:r w:rsidR="004928D1" w:rsidRPr="004928D1">
        <w:rPr>
          <w:rFonts w:ascii="Palatino Linotype" w:eastAsia="Times New Roman" w:hAnsi="Palatino Linotype"/>
          <w:bCs/>
          <w:snapToGrid w:val="0"/>
          <w:spacing w:val="20"/>
          <w:sz w:val="26"/>
          <w:szCs w:val="26"/>
          <w:lang w:eastAsia="es-ES"/>
        </w:rPr>
        <w:t xml:space="preserve"> y rendirá cuenta de éstos al deudor, mediante carta certificada o cualquier medio tecnológico de comprobantes o documentos generados en dicha ejecución</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VIGÉSIMO CUARTO:</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PERSONERÍAS.</w:t>
      </w:r>
      <w:r w:rsidR="004928D1" w:rsidRPr="004928D1">
        <w:rPr>
          <w:rFonts w:ascii="Palatino Linotype" w:eastAsia="Times New Roman" w:hAnsi="Palatino Linotype"/>
          <w:bCs/>
          <w:snapToGrid w:val="0"/>
          <w:spacing w:val="20"/>
          <w:sz w:val="26"/>
          <w:szCs w:val="26"/>
          <w:lang w:val="es-ES_tradnl" w:eastAsia="es-ES"/>
        </w:rPr>
        <w:t xml:space="preserve"> La personería del representante de </w:t>
      </w:r>
      <w:r w:rsidR="004928D1" w:rsidRPr="004928D1">
        <w:rPr>
          <w:rFonts w:ascii="Palatino Linotype" w:eastAsia="Times New Roman" w:hAnsi="Palatino Linotype"/>
          <w:b/>
          <w:bCs/>
          <w:snapToGrid w:val="0"/>
          <w:spacing w:val="20"/>
          <w:sz w:val="26"/>
          <w:szCs w:val="26"/>
          <w:lang w:val="es-ES_tradnl" w:eastAsia="es-ES"/>
        </w:rPr>
        <w:t xml:space="preserve">HIPOTECARIA CONCRECES S.A., </w:t>
      </w:r>
      <w:r w:rsidR="004928D1" w:rsidRPr="004928D1">
        <w:rPr>
          <w:rFonts w:ascii="Palatino Linotype" w:eastAsia="Times New Roman" w:hAnsi="Palatino Linotype"/>
          <w:bCs/>
          <w:snapToGrid w:val="0"/>
          <w:spacing w:val="20"/>
          <w:sz w:val="26"/>
          <w:szCs w:val="26"/>
          <w:lang w:val="es-ES_tradnl" w:eastAsia="es-ES"/>
        </w:rPr>
        <w:t xml:space="preserve">consta de escritura pública de fecha 25 de noviembre de 2025, otorgada en la Notaría de Santiago de don Cosme Fernando Gomila Gatica. </w:t>
      </w:r>
      <w:r w:rsidR="004928D1" w:rsidRPr="004928D1">
        <w:rPr>
          <w:rFonts w:ascii="Palatino Linotype" w:eastAsia="Times New Roman" w:hAnsi="Palatino Linotype" w:cs="Tahoma"/>
          <w:bCs/>
          <w:snapToGrid w:val="0"/>
          <w:spacing w:val="20"/>
          <w:sz w:val="26"/>
          <w:szCs w:val="26"/>
          <w:lang w:val="es-ES_tradnl" w:eastAsia="es-ES"/>
        </w:rPr>
        <w:t xml:space="preserve">La personería del representante de </w:t>
      </w:r>
      <w:r w:rsidR="004928D1" w:rsidRPr="004928D1">
        <w:rPr>
          <w:rFonts w:ascii="Palatino Linotype" w:eastAsia="Times New Roman" w:hAnsi="Palatino Linotype" w:cs="Tahoma"/>
          <w:b/>
          <w:bCs/>
          <w:snapToGrid w:val="0"/>
          <w:spacing w:val="20"/>
          <w:sz w:val="26"/>
          <w:szCs w:val="26"/>
          <w:lang w:val="es-ES_tradnl" w:eastAsia="es-ES"/>
        </w:rPr>
        <w:t>BOETSCH S.A.</w:t>
      </w:r>
      <w:r w:rsidR="004928D1" w:rsidRPr="004928D1">
        <w:rPr>
          <w:rFonts w:ascii="Palatino Linotype" w:eastAsia="Times New Roman" w:hAnsi="Palatino Linotype" w:cs="Tahoma"/>
          <w:bCs/>
          <w:snapToGrid w:val="0"/>
          <w:spacing w:val="20"/>
          <w:sz w:val="26"/>
          <w:szCs w:val="26"/>
          <w:lang w:val="es-ES_tradnl" w:eastAsia="es-ES"/>
        </w:rPr>
        <w:t xml:space="preserve">, consta de la escritura pública de fecha 24 de </w:t>
      </w:r>
      <w:r w:rsidR="004928D1" w:rsidRPr="004928D1">
        <w:rPr>
          <w:rFonts w:ascii="Palatino Linotype" w:eastAsia="Times New Roman" w:hAnsi="Palatino Linotype" w:cs="Tahoma"/>
          <w:bCs/>
          <w:snapToGrid w:val="0"/>
          <w:spacing w:val="20"/>
          <w:sz w:val="26"/>
          <w:szCs w:val="26"/>
          <w:lang w:val="es-ES_tradnl" w:eastAsia="es-ES"/>
        </w:rPr>
        <w:lastRenderedPageBreak/>
        <w:t>abril del año 2024, otorgada ante el Notario Interino de Santiago, don Rodrigo Andrés Farías Picón.</w:t>
      </w:r>
      <w:r w:rsidR="004928D1" w:rsidRPr="004928D1">
        <w:rPr>
          <w:rFonts w:ascii="Palatino Linotype" w:eastAsia="Meiryo UI"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Estos documentos no se insertan por ser expresamente conocidas del Notario autorizante y de los comparecientes y a su pedido. </w:t>
      </w:r>
      <w:r w:rsidR="003925C9">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w w:val="105"/>
          <w:sz w:val="26"/>
          <w:szCs w:val="26"/>
          <w:u w:val="single"/>
          <w:lang w:val="es-ES_tradnl" w:eastAsia="es-ES"/>
        </w:rPr>
        <w:t>VIGÉSIMO QUINTO</w:t>
      </w:r>
      <w:r w:rsidR="004928D1" w:rsidRPr="004928D1">
        <w:rPr>
          <w:rFonts w:ascii="Palatino Linotype" w:eastAsia="Times New Roman" w:hAnsi="Palatino Linotype"/>
          <w:b/>
          <w:bCs/>
          <w:snapToGrid w:val="0"/>
          <w:spacing w:val="20"/>
          <w:w w:val="105"/>
          <w:sz w:val="26"/>
          <w:szCs w:val="26"/>
          <w:lang w:val="es-ES_tradnl" w:eastAsia="es-ES"/>
        </w:rPr>
        <w:t>:</w:t>
      </w:r>
      <w:r w:rsidR="004928D1" w:rsidRPr="004928D1">
        <w:rPr>
          <w:rFonts w:ascii="Palatino Linotype" w:eastAsia="Times New Roman" w:hAnsi="Palatino Linotype"/>
          <w:bCs/>
          <w:snapToGrid w:val="0"/>
          <w:spacing w:val="20"/>
          <w:w w:val="105"/>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Todos los mandatos otorgados en la presente escritura por el deudor y, si fuere el caso, por otros poderdantes personas naturales, no se extinguirán con la muerte de ninguno de ellos, pues también están destinados a ejecutarse después del evento del fallecimiento, conforme a lo previsto en el artículo dos mil ciento sesenta y nueve del Código Civil. </w:t>
      </w:r>
      <w:r w:rsidR="003925C9">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
          <w:bCs/>
          <w:snapToGrid w:val="0"/>
          <w:spacing w:val="20"/>
          <w:w w:val="105"/>
          <w:sz w:val="26"/>
          <w:szCs w:val="26"/>
          <w:u w:val="single"/>
          <w:lang w:val="es-ES_tradnl" w:eastAsia="es-ES"/>
        </w:rPr>
        <w:t>VIGÉSIMO SEXTO</w:t>
      </w:r>
      <w:r w:rsidR="004928D1" w:rsidRPr="004928D1">
        <w:rPr>
          <w:rFonts w:ascii="Palatino Linotype" w:eastAsia="Times New Roman" w:hAnsi="Palatino Linotype"/>
          <w:b/>
          <w:bCs/>
          <w:snapToGrid w:val="0"/>
          <w:spacing w:val="20"/>
          <w:w w:val="105"/>
          <w:sz w:val="26"/>
          <w:szCs w:val="26"/>
          <w:lang w:val="es-ES_tradnl" w:eastAsia="es-ES"/>
        </w:rPr>
        <w:t>:</w:t>
      </w:r>
      <w:r w:rsidR="004928D1" w:rsidRPr="004928D1">
        <w:rPr>
          <w:rFonts w:ascii="Palatino Linotype" w:eastAsia="Times New Roman" w:hAnsi="Palatino Linotype"/>
          <w:bCs/>
          <w:snapToGrid w:val="0"/>
          <w:spacing w:val="20"/>
          <w:w w:val="105"/>
          <w:sz w:val="26"/>
          <w:szCs w:val="26"/>
          <w:lang w:val="es-ES_tradnl" w:eastAsia="es-ES"/>
        </w:rPr>
        <w:t xml:space="preserve"> Todos los gastos de tasación, retasación, estudio de títulos, derechos notariales, conservatorios, impuestos, u otros derivados de la presente escritura, serán de exclusivo cargo del deudor. </w:t>
      </w:r>
      <w:r w:rsidR="003925C9">
        <w:rPr>
          <w:rFonts w:ascii="Palatino Linotype" w:eastAsia="Times New Roman" w:hAnsi="Palatino Linotype"/>
          <w:bCs/>
          <w:snapToGrid w:val="0"/>
          <w:spacing w:val="20"/>
          <w:w w:val="105"/>
          <w:sz w:val="26"/>
          <w:szCs w:val="26"/>
          <w:lang w:val="es-ES_tradnl" w:eastAsia="es-ES"/>
        </w:rPr>
        <w:t xml:space="preserve"> </w:t>
      </w:r>
      <w:r w:rsidR="004928D1" w:rsidRPr="004928D1">
        <w:rPr>
          <w:rFonts w:ascii="Palatino Linotype" w:eastAsia="Times New Roman" w:hAnsi="Palatino Linotype"/>
          <w:b/>
          <w:bCs/>
          <w:snapToGrid w:val="0"/>
          <w:spacing w:val="20"/>
          <w:w w:val="105"/>
          <w:sz w:val="26"/>
          <w:szCs w:val="26"/>
          <w:u w:val="single"/>
          <w:lang w:val="es-ES_tradnl" w:eastAsia="es-ES"/>
        </w:rPr>
        <w:t>VIGÉSIMO SEXTO</w:t>
      </w:r>
      <w:r w:rsidR="004928D1" w:rsidRPr="004928D1">
        <w:rPr>
          <w:rFonts w:ascii="Palatino Linotype" w:eastAsia="Times New Roman" w:hAnsi="Palatino Linotype"/>
          <w:b/>
          <w:bCs/>
          <w:snapToGrid w:val="0"/>
          <w:spacing w:val="20"/>
          <w:sz w:val="26"/>
          <w:szCs w:val="26"/>
          <w:u w:val="single"/>
          <w:lang w:val="es-ES" w:eastAsia="es-ES"/>
        </w:rPr>
        <w:t xml:space="preserve"> BIS:</w:t>
      </w:r>
      <w:r w:rsidR="004928D1" w:rsidRPr="004928D1">
        <w:rPr>
          <w:rFonts w:ascii="Palatino Linotype" w:eastAsia="Times New Roman" w:hAnsi="Palatino Linotype"/>
          <w:bCs/>
          <w:snapToGrid w:val="0"/>
          <w:spacing w:val="20"/>
          <w:sz w:val="26"/>
          <w:szCs w:val="26"/>
          <w:lang w:val="es-ES_tradnl" w:eastAsia="es-ES"/>
        </w:rPr>
        <w:t xml:space="preserve"> Para los efectos del Impuesto de Timbres y Estampillas de que da cuenta el Decreto Ley de Hacienda Número Tres mil cuatrocientos setenta y cinco del año mil novecientos ochenta, que afecta al mutuo del presente instrumento público, la parte deudora, libera a Hipotecaria </w:t>
      </w:r>
      <w:proofErr w:type="spellStart"/>
      <w:r w:rsidR="004928D1" w:rsidRPr="004928D1">
        <w:rPr>
          <w:rFonts w:ascii="Palatino Linotype" w:eastAsia="Times New Roman" w:hAnsi="Palatino Linotype"/>
          <w:bCs/>
          <w:snapToGrid w:val="0"/>
          <w:spacing w:val="20"/>
          <w:sz w:val="26"/>
          <w:szCs w:val="26"/>
          <w:lang w:val="es-ES_tradnl" w:eastAsia="es-ES"/>
        </w:rPr>
        <w:t>Concreces</w:t>
      </w:r>
      <w:proofErr w:type="spellEnd"/>
      <w:r w:rsidR="004928D1" w:rsidRPr="004928D1">
        <w:rPr>
          <w:rFonts w:ascii="Palatino Linotype" w:eastAsia="Times New Roman" w:hAnsi="Palatino Linotype"/>
          <w:bCs/>
          <w:snapToGrid w:val="0"/>
          <w:spacing w:val="20"/>
          <w:sz w:val="26"/>
          <w:szCs w:val="26"/>
          <w:lang w:val="es-ES_tradnl" w:eastAsia="es-ES"/>
        </w:rPr>
        <w:t xml:space="preserve"> de toda responsabilidad, ya sea derivada del monto del cálculo del mismo que efectúe el Notario autorizante, del pago de intereses y reajustes que se deban por su pago fuera de plazo  y de cualquier tramitación destinada a obtener su devolución en el evento que el Notario autorizante deje sin efecto por cualquier causa el presente instrumento. </w:t>
      </w:r>
      <w:r w:rsidR="004928D1" w:rsidRPr="004928D1">
        <w:rPr>
          <w:rFonts w:ascii="Palatino Linotype" w:eastAsia="Times New Roman" w:hAnsi="Palatino Linotype"/>
          <w:b/>
          <w:bCs/>
          <w:snapToGrid w:val="0"/>
          <w:spacing w:val="20"/>
          <w:w w:val="105"/>
          <w:sz w:val="26"/>
          <w:szCs w:val="26"/>
          <w:u w:val="single"/>
          <w:lang w:val="es-ES_tradnl" w:eastAsia="es-ES"/>
        </w:rPr>
        <w:t>VIGÉSIMO SEXTO</w:t>
      </w:r>
      <w:r w:rsidR="004928D1" w:rsidRPr="004928D1">
        <w:rPr>
          <w:rFonts w:ascii="Palatino Linotype" w:eastAsia="Times New Roman" w:hAnsi="Palatino Linotype"/>
          <w:b/>
          <w:bCs/>
          <w:snapToGrid w:val="0"/>
          <w:spacing w:val="20"/>
          <w:sz w:val="26"/>
          <w:szCs w:val="26"/>
          <w:u w:val="single"/>
          <w:lang w:val="es-ES_tradnl" w:eastAsia="es-ES"/>
        </w:rPr>
        <w:t xml:space="preserve"> TER:</w:t>
      </w:r>
      <w:r w:rsidR="004928D1" w:rsidRPr="004928D1">
        <w:rPr>
          <w:rFonts w:ascii="Palatino Linotype" w:eastAsia="Times New Roman" w:hAnsi="Palatino Linotype"/>
          <w:b/>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A la fecha de la presente declaración, quien adquiere la propiedad antes señalada, en dominio exclusivo o en comunidad, es </w:t>
      </w:r>
      <w:r w:rsidR="004928D1" w:rsidRPr="003925C9">
        <w:rPr>
          <w:rFonts w:ascii="Palatino Linotype" w:eastAsia="Times New Roman" w:hAnsi="Palatino Linotype"/>
          <w:bCs/>
          <w:snapToGrid w:val="0"/>
          <w:spacing w:val="20"/>
          <w:sz w:val="26"/>
          <w:szCs w:val="26"/>
          <w:lang w:val="es-ES_tradnl" w:eastAsia="es-ES"/>
        </w:rPr>
        <w:t xml:space="preserve">propietario o copropietario, en virtud de un acto entre vivos, de: </w:t>
      </w:r>
      <w:r w:rsidR="004928D1" w:rsidRPr="003925C9">
        <w:rPr>
          <w:rFonts w:ascii="Palatino Linotype" w:eastAsia="Times New Roman" w:hAnsi="Palatino Linotype"/>
          <w:b/>
          <w:bCs/>
          <w:snapToGrid w:val="0"/>
          <w:spacing w:val="20"/>
          <w:sz w:val="26"/>
          <w:szCs w:val="26"/>
          <w:u w:val="single"/>
          <w:lang w:val="es-ES_tradnl" w:eastAsia="es-ES"/>
        </w:rPr>
        <w:t xml:space="preserve">NINGUNA </w:t>
      </w:r>
      <w:r w:rsidR="004928D1" w:rsidRPr="004928D1">
        <w:rPr>
          <w:rFonts w:ascii="Palatino Linotype" w:eastAsia="Times New Roman" w:hAnsi="Palatino Linotype"/>
          <w:b/>
          <w:bCs/>
          <w:snapToGrid w:val="0"/>
          <w:spacing w:val="20"/>
          <w:sz w:val="26"/>
          <w:szCs w:val="26"/>
          <w:u w:val="single"/>
          <w:lang w:val="es-ES_tradnl" w:eastAsia="es-ES"/>
        </w:rPr>
        <w:t>VIVIENDA</w:t>
      </w:r>
      <w:r w:rsidR="004928D1" w:rsidRPr="004928D1">
        <w:rPr>
          <w:rFonts w:ascii="Palatino Linotype" w:eastAsia="Times New Roman" w:hAnsi="Palatino Linotype"/>
          <w:bCs/>
          <w:snapToGrid w:val="0"/>
          <w:spacing w:val="20"/>
          <w:sz w:val="26"/>
          <w:szCs w:val="26"/>
          <w:lang w:val="es-ES_tradnl" w:eastAsia="es-ES"/>
        </w:rPr>
        <w:t xml:space="preserve"> respecto de la cual goce de los beneficios que </w:t>
      </w:r>
      <w:r w:rsidR="004928D1" w:rsidRPr="004928D1">
        <w:rPr>
          <w:rFonts w:ascii="Palatino Linotype" w:eastAsia="Times New Roman" w:hAnsi="Palatino Linotype"/>
          <w:bCs/>
          <w:snapToGrid w:val="0"/>
          <w:spacing w:val="20"/>
          <w:sz w:val="26"/>
          <w:szCs w:val="26"/>
          <w:lang w:val="es-ES_tradnl" w:eastAsia="es-ES"/>
        </w:rPr>
        <w:lastRenderedPageBreak/>
        <w:t xml:space="preserve">otorga el Decreto con Fuerza de Ley número dos del año mil novecientos cincuenta y nueve, sobre Viviendas Económicas. </w:t>
      </w:r>
      <w:r w:rsidR="004928D1" w:rsidRPr="004928D1">
        <w:rPr>
          <w:rFonts w:ascii="Palatino Linotype" w:eastAsia="Times New Roman" w:hAnsi="Palatino Linotype"/>
          <w:b/>
          <w:bCs/>
          <w:snapToGrid w:val="0"/>
          <w:spacing w:val="20"/>
          <w:sz w:val="26"/>
          <w:szCs w:val="26"/>
          <w:u w:val="single"/>
          <w:lang w:val="es-ES_tradnl" w:eastAsia="es-ES"/>
        </w:rPr>
        <w:t>VIGÉSIMO SEPTIMO</w:t>
      </w:r>
      <w:r w:rsidR="004928D1" w:rsidRPr="004928D1">
        <w:rPr>
          <w:rFonts w:ascii="Palatino Linotype" w:eastAsia="Times New Roman" w:hAnsi="Palatino Linotype"/>
          <w:b/>
          <w:bCs/>
          <w:snapToGrid w:val="0"/>
          <w:spacing w:val="20"/>
          <w:w w:val="105"/>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 w:eastAsia="es-ES"/>
        </w:rPr>
        <w:t xml:space="preserve">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 w:eastAsia="es-ES"/>
        </w:rPr>
        <w:t xml:space="preserve">, ya individualizado en la comparecencia, declara bajo juramento que a la fecha del presente instrumento público: i) no figura como Deudor en el Registro Nacional de Deudores de Pensiones de Alimentos; </w:t>
      </w:r>
      <w:proofErr w:type="spellStart"/>
      <w:r w:rsidR="004928D1" w:rsidRPr="004928D1">
        <w:rPr>
          <w:rFonts w:ascii="Palatino Linotype" w:eastAsia="Times New Roman" w:hAnsi="Palatino Linotype"/>
          <w:bCs/>
          <w:snapToGrid w:val="0"/>
          <w:spacing w:val="20"/>
          <w:sz w:val="26"/>
          <w:szCs w:val="26"/>
          <w:lang w:val="es-ES" w:eastAsia="es-ES"/>
        </w:rPr>
        <w:t>ii</w:t>
      </w:r>
      <w:proofErr w:type="spellEnd"/>
      <w:r w:rsidR="004928D1" w:rsidRPr="004928D1">
        <w:rPr>
          <w:rFonts w:ascii="Palatino Linotype" w:eastAsia="Times New Roman" w:hAnsi="Palatino Linotype"/>
          <w:bCs/>
          <w:snapToGrid w:val="0"/>
          <w:spacing w:val="20"/>
          <w:sz w:val="26"/>
          <w:szCs w:val="26"/>
          <w:lang w:val="es-ES" w:eastAsia="es-ES"/>
        </w:rPr>
        <w:t>) que no adeuda total o parcialmente, al menos tres mensualidades consecutivas de alimentos provisorios o definitivos o cinco discontinuas. Se efectúa la presente declaración para los efectos de lo dispuesto en la Ley número veintiún mil trescientos ochenta y nueve publicada en el Diario Oficial el dieciocho de noviembre del año dos mil veintiuno que crea el Registro Nacional de Deudores de Pensiones de Alimentos, y a su Reglamento que consta en el Decreto número sesenta y dos, publicado en el Diario Oficial el veintinueve de julio del año dos mil veintidós.</w:t>
      </w:r>
      <w:r w:rsidR="003925C9">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VIGÉSIMO OCTAVO</w:t>
      </w:r>
      <w:r w:rsidR="004928D1" w:rsidRPr="004928D1">
        <w:rPr>
          <w:rFonts w:ascii="Palatino Linotype" w:eastAsia="Times New Roman" w:hAnsi="Palatino Linotype"/>
          <w:b/>
          <w:bCs/>
          <w:snapToGrid w:val="0"/>
          <w:spacing w:val="20"/>
          <w:w w:val="105"/>
          <w:sz w:val="26"/>
          <w:szCs w:val="26"/>
          <w:lang w:val="es-ES_tradnl" w:eastAsia="es-ES"/>
        </w:rPr>
        <w:t>:</w:t>
      </w:r>
      <w:r w:rsidR="004928D1" w:rsidRPr="004928D1">
        <w:rPr>
          <w:rFonts w:ascii="Palatino Linotype" w:eastAsia="Times New Roman" w:hAnsi="Palatino Linotype"/>
          <w:bCs/>
          <w:snapToGrid w:val="0"/>
          <w:spacing w:val="20"/>
          <w:w w:val="105"/>
          <w:sz w:val="26"/>
          <w:szCs w:val="26"/>
          <w:lang w:val="es-ES_tradnl" w:eastAsia="es-ES"/>
        </w:rPr>
        <w:t xml:space="preserve"> </w:t>
      </w:r>
      <w:r w:rsidR="004928D1" w:rsidRPr="004928D1">
        <w:rPr>
          <w:rFonts w:ascii="Palatino Linotype" w:hAnsi="Palatino Linotype"/>
          <w:spacing w:val="20"/>
          <w:w w:val="105"/>
          <w:sz w:val="26"/>
          <w:szCs w:val="26"/>
        </w:rPr>
        <w:t>La presente compraventa deberá perfeccionarse mediante la inscripción del dominio del inmueble individualizado en la cláusula Primera a nombre del Comprador en el Conservador de Bienes Raíces competente. Una vez practicada dicha inscripción y cumplidas las actuaciones registrales previas que legalmente correspondan, deberán inscribirse la hipoteca y prohibición constituidas en esta escritura a favor de HIPOTECARIA CONCRECES S.A.</w:t>
      </w:r>
      <w:r w:rsidR="003925C9">
        <w:rPr>
          <w:rFonts w:ascii="Palatino Linotype" w:hAnsi="Palatino Linotype"/>
          <w:spacing w:val="20"/>
          <w:w w:val="105"/>
          <w:sz w:val="26"/>
          <w:szCs w:val="26"/>
        </w:rPr>
        <w:t xml:space="preserve"> </w:t>
      </w:r>
      <w:r w:rsidR="004928D1" w:rsidRPr="004928D1">
        <w:rPr>
          <w:rFonts w:ascii="Palatino Linotype" w:eastAsia="Times New Roman" w:hAnsi="Palatino Linotype"/>
          <w:b/>
          <w:bCs/>
          <w:snapToGrid w:val="0"/>
          <w:spacing w:val="20"/>
          <w:sz w:val="26"/>
          <w:szCs w:val="26"/>
          <w:u w:val="single"/>
          <w:lang w:val="es-ES_tradnl" w:eastAsia="es-ES"/>
        </w:rPr>
        <w:t>VIGÉSIMO NOVENO</w:t>
      </w:r>
      <w:r w:rsidR="004928D1" w:rsidRPr="004928D1">
        <w:rPr>
          <w:rFonts w:ascii="Palatino Linotype" w:eastAsia="Times New Roman" w:hAnsi="Palatino Linotype"/>
          <w:b/>
          <w:bCs/>
          <w:snapToGrid w:val="0"/>
          <w:spacing w:val="20"/>
          <w:sz w:val="26"/>
          <w:szCs w:val="26"/>
          <w:u w:val="single"/>
          <w:lang w:val="es-ES" w:eastAsia="es-ES"/>
        </w:rPr>
        <w:t>:</w:t>
      </w:r>
      <w:r w:rsidR="004928D1" w:rsidRPr="004928D1">
        <w:rPr>
          <w:rFonts w:ascii="Palatino Linotype" w:eastAsia="Times New Roman" w:hAnsi="Palatino Linotype"/>
          <w:bCs/>
          <w:snapToGrid w:val="0"/>
          <w:spacing w:val="20"/>
          <w:sz w:val="26"/>
          <w:szCs w:val="26"/>
          <w:lang w:val="es-ES" w:eastAsia="es-ES"/>
        </w:rPr>
        <w:t xml:space="preserve"> Se deja constancia que el contrato de mutuo hipotecario endosable que consta en el presente instrumento no cuenta con Sello </w:t>
      </w:r>
      <w:proofErr w:type="spellStart"/>
      <w:r w:rsidR="004928D1" w:rsidRPr="004928D1">
        <w:rPr>
          <w:rFonts w:ascii="Palatino Linotype" w:eastAsia="Times New Roman" w:hAnsi="Palatino Linotype"/>
          <w:bCs/>
          <w:snapToGrid w:val="0"/>
          <w:spacing w:val="20"/>
          <w:sz w:val="26"/>
          <w:szCs w:val="26"/>
          <w:lang w:val="es-ES" w:eastAsia="es-ES"/>
        </w:rPr>
        <w:t>Sernac</w:t>
      </w:r>
      <w:proofErr w:type="spellEnd"/>
      <w:r w:rsidR="004928D1" w:rsidRPr="004928D1">
        <w:rPr>
          <w:rFonts w:ascii="Palatino Linotype" w:eastAsia="Times New Roman" w:hAnsi="Palatino Linotype"/>
          <w:bCs/>
          <w:snapToGrid w:val="0"/>
          <w:spacing w:val="20"/>
          <w:sz w:val="26"/>
          <w:szCs w:val="26"/>
          <w:lang w:val="es-ES" w:eastAsia="es-ES"/>
        </w:rPr>
        <w:t xml:space="preserve">, sin embargo, ha sido redactado con apego a las disposiciones legales vigentes, y a la ley veinte mil quinientos cincuenta y cinco que regula los nuevos derechos del </w:t>
      </w:r>
      <w:r w:rsidR="004928D1" w:rsidRPr="004928D1">
        <w:rPr>
          <w:rFonts w:ascii="Palatino Linotype" w:eastAsia="Times New Roman" w:hAnsi="Palatino Linotype"/>
          <w:bCs/>
          <w:snapToGrid w:val="0"/>
          <w:spacing w:val="20"/>
          <w:sz w:val="26"/>
          <w:szCs w:val="26"/>
          <w:lang w:val="es-ES" w:eastAsia="es-ES"/>
        </w:rPr>
        <w:lastRenderedPageBreak/>
        <w:t xml:space="preserve">consumidor. </w:t>
      </w:r>
      <w:r w:rsidR="003925C9">
        <w:rPr>
          <w:rFonts w:ascii="Palatino Linotype" w:eastAsia="Times New Roman" w:hAnsi="Palatino Linotype"/>
          <w:bCs/>
          <w:snapToGrid w:val="0"/>
          <w:spacing w:val="20"/>
          <w:sz w:val="26"/>
          <w:szCs w:val="26"/>
          <w:lang w:val="es-ES" w:eastAsia="es-ES"/>
        </w:rPr>
        <w:t xml:space="preserve"> </w:t>
      </w:r>
      <w:r w:rsidR="004928D1" w:rsidRPr="004928D1">
        <w:rPr>
          <w:rFonts w:ascii="Palatino Linotype" w:eastAsia="Times New Roman" w:hAnsi="Palatino Linotype"/>
          <w:b/>
          <w:bCs/>
          <w:snapToGrid w:val="0"/>
          <w:spacing w:val="20"/>
          <w:sz w:val="26"/>
          <w:szCs w:val="26"/>
          <w:u w:val="single"/>
          <w:lang w:val="es-ES_tradnl" w:eastAsia="es-ES"/>
        </w:rPr>
        <w:t>TRIGÉSIMO:</w:t>
      </w:r>
      <w:r w:rsidR="004928D1" w:rsidRPr="004928D1">
        <w:rPr>
          <w:rFonts w:ascii="Palatino Linotype" w:eastAsia="Times New Roman" w:hAnsi="Palatino Linotype"/>
          <w:bCs/>
          <w:snapToGrid w:val="0"/>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 w:eastAsia="es-ES"/>
        </w:rPr>
        <w:t xml:space="preserve">El deudor confiere poder especial a doña </w:t>
      </w:r>
      <w:r w:rsidR="004928D1" w:rsidRPr="004928D1">
        <w:rPr>
          <w:rFonts w:ascii="Palatino Linotype" w:eastAsia="Times New Roman" w:hAnsi="Palatino Linotype"/>
          <w:b/>
          <w:bCs/>
          <w:snapToGrid w:val="0"/>
          <w:spacing w:val="20"/>
          <w:sz w:val="26"/>
          <w:szCs w:val="26"/>
          <w:lang w:val="es-ES" w:eastAsia="es-ES"/>
        </w:rPr>
        <w:t>GLADYS DE LAS MERCEDES URIBE ULLOA</w:t>
      </w:r>
      <w:r w:rsidR="004928D1" w:rsidRPr="004928D1">
        <w:rPr>
          <w:rFonts w:ascii="Palatino Linotype" w:eastAsia="Times New Roman" w:hAnsi="Palatino Linotype"/>
          <w:bCs/>
          <w:snapToGrid w:val="0"/>
          <w:spacing w:val="20"/>
          <w:sz w:val="26"/>
          <w:szCs w:val="26"/>
          <w:lang w:val="es-ES" w:eastAsia="es-ES"/>
        </w:rPr>
        <w:t xml:space="preserve">, para el solo efecto de </w:t>
      </w:r>
      <w:proofErr w:type="gramStart"/>
      <w:r w:rsidR="004928D1" w:rsidRPr="004928D1">
        <w:rPr>
          <w:rFonts w:ascii="Palatino Linotype" w:eastAsia="Times New Roman" w:hAnsi="Palatino Linotype"/>
          <w:bCs/>
          <w:snapToGrid w:val="0"/>
          <w:spacing w:val="20"/>
          <w:sz w:val="26"/>
          <w:szCs w:val="26"/>
          <w:lang w:val="es-ES" w:eastAsia="es-ES"/>
        </w:rPr>
        <w:t>que</w:t>
      </w:r>
      <w:proofErr w:type="gramEnd"/>
      <w:r w:rsidR="004928D1" w:rsidRPr="004928D1">
        <w:rPr>
          <w:rFonts w:ascii="Palatino Linotype" w:eastAsia="Times New Roman" w:hAnsi="Palatino Linotype"/>
          <w:bCs/>
          <w:snapToGrid w:val="0"/>
          <w:spacing w:val="20"/>
          <w:sz w:val="26"/>
          <w:szCs w:val="26"/>
          <w:lang w:val="es-ES" w:eastAsia="es-ES"/>
        </w:rPr>
        <w:t xml:space="preserve"> en su nombre y representación, puedan ser notificados judicialmente, indistintamente cualquiera de los dos, de cualquiera solicitud, presentación, acción derivada o resolución procesal derivada del presente contrato, de tal manera que la notificación judicial que se practique al </w:t>
      </w:r>
      <w:proofErr w:type="gramStart"/>
      <w:r w:rsidR="004928D1" w:rsidRPr="004928D1">
        <w:rPr>
          <w:rFonts w:ascii="Palatino Linotype" w:eastAsia="Times New Roman" w:hAnsi="Palatino Linotype"/>
          <w:bCs/>
          <w:snapToGrid w:val="0"/>
          <w:spacing w:val="20"/>
          <w:sz w:val="26"/>
          <w:szCs w:val="26"/>
          <w:lang w:val="es-ES" w:eastAsia="es-ES"/>
        </w:rPr>
        <w:t>apoderado,</w:t>
      </w:r>
      <w:proofErr w:type="gramEnd"/>
      <w:r w:rsidR="004928D1" w:rsidRPr="004928D1">
        <w:rPr>
          <w:rFonts w:ascii="Palatino Linotype" w:eastAsia="Times New Roman" w:hAnsi="Palatino Linotype"/>
          <w:bCs/>
          <w:snapToGrid w:val="0"/>
          <w:spacing w:val="20"/>
          <w:sz w:val="26"/>
          <w:szCs w:val="26"/>
          <w:lang w:val="es-ES" w:eastAsia="es-ES"/>
        </w:rPr>
        <w:t xml:space="preserve"> emplazará válidamente al poderdante y quedará trabada la litis. Doña </w:t>
      </w:r>
      <w:r w:rsidR="004928D1" w:rsidRPr="004928D1">
        <w:rPr>
          <w:rFonts w:ascii="Palatino Linotype" w:eastAsia="Times New Roman" w:hAnsi="Palatino Linotype"/>
          <w:b/>
          <w:bCs/>
          <w:snapToGrid w:val="0"/>
          <w:spacing w:val="20"/>
          <w:sz w:val="26"/>
          <w:szCs w:val="26"/>
          <w:lang w:val="es-ES" w:eastAsia="es-ES"/>
        </w:rPr>
        <w:t>GLADYS DE LAS MERCEDES URIBE ULLOA</w:t>
      </w:r>
      <w:r w:rsidR="004928D1" w:rsidRPr="004928D1">
        <w:rPr>
          <w:rFonts w:ascii="Palatino Linotype" w:eastAsia="Times New Roman" w:hAnsi="Palatino Linotype"/>
          <w:bCs/>
          <w:snapToGrid w:val="0"/>
          <w:spacing w:val="20"/>
          <w:sz w:val="26"/>
          <w:szCs w:val="26"/>
          <w:lang w:val="es-ES" w:eastAsia="es-ES"/>
        </w:rPr>
        <w:t>,</w:t>
      </w:r>
      <w:r w:rsidR="004928D1" w:rsidRPr="004928D1">
        <w:rPr>
          <w:rFonts w:ascii="Palatino Linotype" w:eastAsia="Times New Roman" w:hAnsi="Palatino Linotype"/>
          <w:bCs/>
          <w:snapToGrid w:val="0"/>
          <w:spacing w:val="20"/>
          <w:sz w:val="26"/>
          <w:szCs w:val="26"/>
          <w:lang w:eastAsia="es-ES"/>
        </w:rPr>
        <w:t xml:space="preserve"> acepta este mandato, y deberá rendir cuenta de al </w:t>
      </w:r>
      <w:r w:rsidR="004928D1" w:rsidRPr="004928D1">
        <w:rPr>
          <w:rFonts w:ascii="Palatino Linotype" w:eastAsia="Times New Roman" w:hAnsi="Palatino Linotype"/>
          <w:bCs/>
          <w:snapToGrid w:val="0"/>
          <w:spacing w:val="20"/>
          <w:sz w:val="26"/>
          <w:szCs w:val="26"/>
          <w:highlight w:val="yellow"/>
          <w:lang w:eastAsia="es-ES"/>
        </w:rPr>
        <w:t>comprador</w:t>
      </w:r>
      <w:r w:rsidR="004928D1" w:rsidRPr="004928D1">
        <w:rPr>
          <w:rFonts w:ascii="Palatino Linotype" w:eastAsia="Times New Roman" w:hAnsi="Palatino Linotype"/>
          <w:bCs/>
          <w:snapToGrid w:val="0"/>
          <w:spacing w:val="20"/>
          <w:sz w:val="26"/>
          <w:szCs w:val="26"/>
          <w:lang w:eastAsia="es-ES"/>
        </w:rPr>
        <w:t>, mediante carta certificada o cualquier medio tecnológico de comprobantes o documentos generados en dicha ejecución</w:t>
      </w:r>
      <w:r w:rsidR="004928D1" w:rsidRPr="004928D1">
        <w:rPr>
          <w:rFonts w:ascii="Palatino Linotype" w:eastAsia="Times New Roman" w:hAnsi="Palatino Linotype"/>
          <w:bCs/>
          <w:snapToGrid w:val="0"/>
          <w:spacing w:val="20"/>
          <w:sz w:val="26"/>
          <w:szCs w:val="26"/>
          <w:lang w:val="es-ES" w:eastAsia="es-ES"/>
        </w:rPr>
        <w:t xml:space="preserve">. Se deja expresa constancia que el presente mandato no constituye poder para litigar y en consecuencia no comprende ninguna de las facultades del artículo séptimo del Código de Procedimiento Civil e impone al mandatario exclusivamente la obligación de noticiar a el </w:t>
      </w:r>
      <w:r w:rsidR="004928D1" w:rsidRPr="004928D1">
        <w:rPr>
          <w:rFonts w:ascii="Palatino Linotype" w:eastAsia="Times New Roman" w:hAnsi="Palatino Linotype"/>
          <w:bCs/>
          <w:snapToGrid w:val="0"/>
          <w:spacing w:val="20"/>
          <w:sz w:val="26"/>
          <w:szCs w:val="26"/>
          <w:highlight w:val="yellow"/>
          <w:lang w:val="es-ES" w:eastAsia="es-ES"/>
        </w:rPr>
        <w:t>comprador</w:t>
      </w:r>
      <w:r w:rsidR="004928D1" w:rsidRPr="004928D1">
        <w:rPr>
          <w:rFonts w:ascii="Palatino Linotype" w:eastAsia="Times New Roman" w:hAnsi="Palatino Linotype"/>
          <w:bCs/>
          <w:snapToGrid w:val="0"/>
          <w:spacing w:val="20"/>
          <w:sz w:val="26"/>
          <w:szCs w:val="26"/>
          <w:lang w:val="es-ES" w:eastAsia="es-ES"/>
        </w:rPr>
        <w:t xml:space="preserve"> de las notificaciones judiciales que se le practiquen, derivadas del presente contrato, mediante carta certificada dirigida al domicilio del poderdante que para estos efectos será el del inmueble que es objeto de la presente escritura. Los poderdantes dejan expresa constancia que el mandato se otorga sin perjuicio de sus actuaciones personales. Para el evento de fallecer los mandantes, este mandato subsistirá, en toda su extensión y contenido, entendiéndose destinado a ser ejecutado, para todos los efectos legales, aún después de su muerte, todo ello conforme lo previsto en el artículo dos mil ciento sesenta y nueve del Código Civil. Mientras se encuentre vigente el presente contrato, el mandato conferido sólo podrá ser revocado o renunciado con el consentimiento de </w:t>
      </w:r>
      <w:r w:rsidR="004928D1" w:rsidRPr="004928D1">
        <w:rPr>
          <w:rFonts w:ascii="Palatino Linotype" w:eastAsia="Times New Roman" w:hAnsi="Palatino Linotype"/>
          <w:b/>
          <w:bCs/>
          <w:snapToGrid w:val="0"/>
          <w:spacing w:val="20"/>
          <w:sz w:val="26"/>
          <w:szCs w:val="26"/>
          <w:lang w:val="es-ES_tradnl" w:eastAsia="es-ES"/>
        </w:rPr>
        <w:lastRenderedPageBreak/>
        <w:t>HIPOTECARIA CONCRECES S.A.</w:t>
      </w:r>
      <w:r w:rsidR="004928D1" w:rsidRPr="004928D1">
        <w:rPr>
          <w:rFonts w:ascii="Palatino Linotype" w:eastAsia="Times New Roman" w:hAnsi="Palatino Linotype"/>
          <w:bCs/>
          <w:snapToGrid w:val="0"/>
          <w:spacing w:val="20"/>
          <w:sz w:val="26"/>
          <w:szCs w:val="26"/>
          <w:lang w:val="es-ES" w:eastAsia="es-ES"/>
        </w:rPr>
        <w:t xml:space="preserve"> o de su cesionaria, la cual, en todo caso deberá comparecer en la escritura pública de revocación o renuncia. </w:t>
      </w:r>
      <w:r w:rsidR="004928D1" w:rsidRPr="004928D1">
        <w:rPr>
          <w:rFonts w:ascii="Palatino Linotype" w:eastAsia="Times New Roman" w:hAnsi="Palatino Linotype"/>
          <w:bCs/>
          <w:snapToGrid w:val="0"/>
          <w:spacing w:val="20"/>
          <w:sz w:val="26"/>
          <w:szCs w:val="26"/>
          <w:lang w:val="es-MX" w:eastAsia="es-ES"/>
        </w:rPr>
        <w:t xml:space="preserve">Presente en este acto </w:t>
      </w:r>
      <w:r w:rsidR="004928D1" w:rsidRPr="004928D1">
        <w:rPr>
          <w:rFonts w:ascii="Palatino Linotype" w:eastAsia="Times New Roman" w:hAnsi="Palatino Linotype"/>
          <w:bCs/>
          <w:snapToGrid w:val="0"/>
          <w:spacing w:val="20"/>
          <w:sz w:val="26"/>
          <w:szCs w:val="26"/>
          <w:lang w:val="es-ES" w:eastAsia="es-ES"/>
        </w:rPr>
        <w:t xml:space="preserve">doña </w:t>
      </w:r>
      <w:r w:rsidR="004928D1" w:rsidRPr="004928D1">
        <w:rPr>
          <w:rFonts w:ascii="Palatino Linotype" w:eastAsia="Times New Roman" w:hAnsi="Palatino Linotype"/>
          <w:b/>
          <w:bCs/>
          <w:snapToGrid w:val="0"/>
          <w:spacing w:val="20"/>
          <w:sz w:val="26"/>
          <w:szCs w:val="26"/>
          <w:lang w:val="es-ES" w:eastAsia="es-ES"/>
        </w:rPr>
        <w:t>GLADYS DE LAS MERCEDES URIBE ULLOA</w:t>
      </w:r>
      <w:r w:rsidR="004928D1" w:rsidRPr="004928D1">
        <w:rPr>
          <w:rFonts w:ascii="Palatino Linotype" w:eastAsia="Times New Roman" w:hAnsi="Palatino Linotype"/>
          <w:bCs/>
          <w:snapToGrid w:val="0"/>
          <w:spacing w:val="20"/>
          <w:sz w:val="26"/>
          <w:szCs w:val="26"/>
          <w:lang w:val="es-ES" w:eastAsia="es-ES"/>
        </w:rPr>
        <w:t>, chilena, soltera, dueña de casa, cédula nacional de identidad número 12.999.319-7,</w:t>
      </w:r>
      <w:r w:rsidR="004928D1" w:rsidRPr="004928D1">
        <w:rPr>
          <w:rFonts w:ascii="Palatino Linotype" w:eastAsia="Times New Roman" w:hAnsi="Palatino Linotype"/>
          <w:bCs/>
          <w:snapToGrid w:val="0"/>
          <w:spacing w:val="20"/>
          <w:sz w:val="26"/>
          <w:szCs w:val="26"/>
          <w:lang w:val="es-MX" w:eastAsia="es-ES"/>
        </w:rPr>
        <w:t xml:space="preserve"> domiciliada en Pasaje Los Aromos </w:t>
      </w:r>
      <w:proofErr w:type="spellStart"/>
      <w:r w:rsidR="004928D1" w:rsidRPr="004928D1">
        <w:rPr>
          <w:rFonts w:ascii="Palatino Linotype" w:eastAsia="Times New Roman" w:hAnsi="Palatino Linotype"/>
          <w:bCs/>
          <w:snapToGrid w:val="0"/>
          <w:spacing w:val="20"/>
          <w:sz w:val="26"/>
          <w:szCs w:val="26"/>
          <w:lang w:val="es-MX" w:eastAsia="es-ES"/>
        </w:rPr>
        <w:t>N°</w:t>
      </w:r>
      <w:proofErr w:type="spellEnd"/>
      <w:r w:rsidR="004928D1" w:rsidRPr="004928D1">
        <w:rPr>
          <w:rFonts w:ascii="Palatino Linotype" w:eastAsia="Times New Roman" w:hAnsi="Palatino Linotype"/>
          <w:bCs/>
          <w:snapToGrid w:val="0"/>
          <w:spacing w:val="20"/>
          <w:sz w:val="26"/>
          <w:szCs w:val="26"/>
          <w:lang w:val="es-MX" w:eastAsia="es-ES"/>
        </w:rPr>
        <w:t xml:space="preserve"> 486, comuna de Purranque, Región de Los Lagos, mayor de edad, quien acredita su identidad con la cédula ya referida y expone: Que por este acto acepta el mandato que se le confiere en la presente cláusula, en los términos y condiciones, señaladas precedentemente. </w:t>
      </w:r>
      <w:r w:rsidR="004928D1" w:rsidRPr="004928D1">
        <w:rPr>
          <w:rFonts w:ascii="Palatino Linotype" w:eastAsia="Times New Roman" w:hAnsi="Palatino Linotype"/>
          <w:b/>
          <w:bCs/>
          <w:snapToGrid w:val="0"/>
          <w:spacing w:val="20"/>
          <w:sz w:val="26"/>
          <w:szCs w:val="26"/>
          <w:u w:val="single"/>
          <w:lang w:val="es-MX" w:eastAsia="es-ES"/>
        </w:rPr>
        <w:t>TRIGÉSIMO PRIMERO</w:t>
      </w:r>
      <w:r w:rsidR="004928D1" w:rsidRPr="004928D1">
        <w:rPr>
          <w:rFonts w:ascii="Palatino Linotype" w:eastAsia="Times New Roman" w:hAnsi="Palatino Linotype"/>
          <w:bCs/>
          <w:snapToGrid w:val="0"/>
          <w:spacing w:val="20"/>
          <w:sz w:val="26"/>
          <w:szCs w:val="26"/>
          <w:lang w:val="es-MX" w:eastAsia="es-ES"/>
        </w:rPr>
        <w:t xml:space="preserve">: Tratamiento e información de datos personales. A.- El deudor autoriza a la Entidad Crediticia, para recolectar, transmitir, procesar y mantener, incluso fuera del territorio de la República de Chile, cualquier información y/o datos relativos a productos y servicios contratados con la Entidad Crediticia o que se desarrollen a futuro y con las operaciones que el deudor instruya o ejecute con él, toda vez que el receptor de dicha información en el exterior sea una sucursal o empresa relacionada con la Entidad Crediticia o un tercero con quien la Entidad Crediticia convenga en acuerdos que tengan por objeto el procesamiento, mantención y/o custodia de la información o datos, debiendo obligarse el receptor de la información o datos a mantener la confidencialidad de éstos. Sin perjuicio de lo anterior, el responsable de los datos personales será la Entidad Crediticia. B.- El deudor autoriza a la Entidad Crediticia para proporcionar a su controlador, filiales y demás personas relacionadas y/o a sociedades de apoyo al giro, antecedentes e información económica, financiera, contable y legal del deudor y otros datos de carácter personal o protegidos por la Ley que </w:t>
      </w:r>
      <w:r w:rsidR="004928D1" w:rsidRPr="004928D1">
        <w:rPr>
          <w:rFonts w:ascii="Palatino Linotype" w:eastAsia="Times New Roman" w:hAnsi="Palatino Linotype"/>
          <w:bCs/>
          <w:snapToGrid w:val="0"/>
          <w:spacing w:val="20"/>
          <w:sz w:val="26"/>
          <w:szCs w:val="26"/>
          <w:lang w:val="es-MX" w:eastAsia="es-ES"/>
        </w:rPr>
        <w:lastRenderedPageBreak/>
        <w:t xml:space="preserve">éste le hubiere entregado o que haya obtenido de acuerdo a sus procedimientos de registro y procesamiento, cuando ello fuere necesario para fines publicitarios, comerciales, de cobranza o para la adecuada ejecución, el perfeccionamiento o desarrollo de nuevos atributos de los productos y/o servicios que presten estas entidades, así como para la realización de informes estadísticos, reportes o cálculos en los créditos; de igual manera cuando sea necesario para implementar cambios, incorporar atributos, beneficios o cualquier otra mejora a los productos que mantenga contratados o que sean ofrecidos con y por la Entidad Crediticia, declarando que lo anterior no constituye infracción a la Ley diecinueve mil seiscientos veintiocho sobre Protección de Datos de Carácter Personal o a la normativa vigente sobre esta materia. Por su parte, el deudor autoriza expresamente a la Entidad Crediticia para que, durante toda la vigencia de este Contrato o durante el plazo que establezca la normativa legal y reglamentaria sobre la materia, comunique al Boletín de Información Comercial, al SICOM (Sistema de Morosidades y protestos DICOM), como también a otros sistemas de información o bases de datos de carácter público o privado, tanto la mora en el pago de las sumas adeudadas a la Entidad Crediticia, como la información de sus deudas al día o vigentes. </w:t>
      </w:r>
      <w:r w:rsidR="004928D1" w:rsidRPr="004928D1">
        <w:rPr>
          <w:rFonts w:ascii="Palatino Linotype" w:eastAsia="Times New Roman" w:hAnsi="Palatino Linotype"/>
          <w:b/>
          <w:bCs/>
          <w:snapToGrid w:val="0"/>
          <w:spacing w:val="20"/>
          <w:sz w:val="26"/>
          <w:szCs w:val="26"/>
          <w:u w:val="single"/>
          <w:lang w:val="es-MX" w:eastAsia="es-ES"/>
        </w:rPr>
        <w:t>TRIGESIMO SEGUNDO:</w:t>
      </w:r>
      <w:r w:rsidR="004928D1" w:rsidRPr="004928D1">
        <w:rPr>
          <w:rFonts w:ascii="Palatino Linotype" w:eastAsia="Times New Roman" w:hAnsi="Palatino Linotype"/>
          <w:bCs/>
          <w:snapToGrid w:val="0"/>
          <w:spacing w:val="20"/>
          <w:sz w:val="26"/>
          <w:szCs w:val="26"/>
          <w:lang w:val="es-MX"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_tradnl" w:eastAsia="es-ES"/>
        </w:rPr>
        <w:t xml:space="preserve">, de nacionalidad </w:t>
      </w:r>
      <w:r w:rsidR="004928D1" w:rsidRPr="004928D1">
        <w:rPr>
          <w:rFonts w:ascii="Palatino Linotype" w:eastAsia="Times New Roman" w:hAnsi="Palatino Linotype"/>
          <w:b/>
          <w:snapToGrid w:val="0"/>
          <w:spacing w:val="20"/>
          <w:sz w:val="26"/>
          <w:szCs w:val="26"/>
          <w:lang w:val="es-ES_tradnl" w:eastAsia="es-ES"/>
        </w:rPr>
        <w:t>chileno</w:t>
      </w:r>
      <w:r w:rsidR="004928D1" w:rsidRPr="004928D1">
        <w:rPr>
          <w:rFonts w:ascii="Palatino Linotype" w:eastAsia="Times New Roman" w:hAnsi="Palatino Linotype"/>
          <w:bCs/>
          <w:snapToGrid w:val="0"/>
          <w:spacing w:val="20"/>
          <w:sz w:val="26"/>
          <w:szCs w:val="26"/>
          <w:lang w:val="es-ES_tradnl" w:eastAsia="es-ES"/>
        </w:rPr>
        <w:t xml:space="preserve">, declara bajo juramento, en conformidad con lo dispuesto en el artículo siete del Decreto Ley Número mil novecientos treinta y nueve del año mil novecientos setenta y siete, que no posee nacionalidad de ninguno de los países limítrofes con la República de Chile, y, en consecuencia, se encuentra legalmente habilitado para adquirir el dominio del inmueble </w:t>
      </w:r>
      <w:r w:rsidR="004928D1" w:rsidRPr="004928D1">
        <w:rPr>
          <w:rFonts w:ascii="Palatino Linotype" w:eastAsia="Times New Roman" w:hAnsi="Palatino Linotype"/>
          <w:bCs/>
          <w:snapToGrid w:val="0"/>
          <w:spacing w:val="20"/>
          <w:sz w:val="26"/>
          <w:szCs w:val="26"/>
          <w:lang w:val="es-ES_tradnl" w:eastAsia="es-ES"/>
        </w:rPr>
        <w:lastRenderedPageBreak/>
        <w:t xml:space="preserve">objeto del presente instrumento. </w:t>
      </w:r>
      <w:r w:rsidR="004928D1" w:rsidRPr="004928D1">
        <w:rPr>
          <w:rFonts w:ascii="Palatino Linotype" w:eastAsia="Times New Roman" w:hAnsi="Palatino Linotype"/>
          <w:b/>
          <w:bCs/>
          <w:snapToGrid w:val="0"/>
          <w:color w:val="000000" w:themeColor="text1"/>
          <w:spacing w:val="20"/>
          <w:sz w:val="26"/>
          <w:szCs w:val="26"/>
          <w:u w:val="single"/>
          <w:lang w:val="es-ES_tradnl" w:eastAsia="es-ES"/>
        </w:rPr>
        <w:t>TRIGESIMO TERCERO:</w:t>
      </w:r>
      <w:r w:rsidR="004928D1" w:rsidRPr="004928D1">
        <w:rPr>
          <w:rFonts w:ascii="Palatino Linotype" w:eastAsia="Times New Roman" w:hAnsi="Palatino Linotype"/>
          <w:bCs/>
          <w:snapToGrid w:val="0"/>
          <w:color w:val="000000" w:themeColor="text1"/>
          <w:spacing w:val="20"/>
          <w:sz w:val="26"/>
          <w:szCs w:val="26"/>
          <w:lang w:val="es-ES_tradnl" w:eastAsia="es-ES"/>
        </w:rPr>
        <w:t xml:space="preserve"> </w:t>
      </w:r>
      <w:r w:rsidR="004928D1" w:rsidRPr="004928D1">
        <w:rPr>
          <w:rFonts w:ascii="Palatino Linotype" w:eastAsia="Times New Roman" w:hAnsi="Palatino Linotype"/>
          <w:b/>
          <w:bCs/>
          <w:snapToGrid w:val="0"/>
          <w:color w:val="000000" w:themeColor="text1"/>
          <w:spacing w:val="20"/>
          <w:sz w:val="26"/>
          <w:szCs w:val="26"/>
          <w:u w:val="single"/>
          <w:lang w:val="es-ES_tradnl" w:eastAsia="es-ES"/>
        </w:rPr>
        <w:t>DECLARACION JURADA ESTADO CIVIL COMPRADORA.</w:t>
      </w:r>
      <w:r w:rsidR="004928D1" w:rsidRPr="004928D1">
        <w:rPr>
          <w:rFonts w:ascii="Palatino Linotype" w:eastAsia="Times New Roman" w:hAnsi="Palatino Linotype"/>
          <w:b/>
          <w:bCs/>
          <w:snapToGrid w:val="0"/>
          <w:color w:val="000000" w:themeColor="text1"/>
          <w:spacing w:val="20"/>
          <w:sz w:val="26"/>
          <w:szCs w:val="26"/>
          <w:lang w:val="es-ES_tradnl" w:eastAsia="es-ES"/>
        </w:rPr>
        <w:t xml:space="preserve"> </w:t>
      </w:r>
      <w:r w:rsidR="004928D1" w:rsidRPr="004928D1">
        <w:rPr>
          <w:rFonts w:ascii="Palatino Linotype" w:eastAsia="Times New Roman" w:hAnsi="Palatino Linotype"/>
          <w:bCs/>
          <w:snapToGrid w:val="0"/>
          <w:spacing w:val="20"/>
          <w:sz w:val="26"/>
          <w:szCs w:val="26"/>
          <w:lang w:val="es-ES_tradnl" w:eastAsia="es-ES"/>
        </w:rPr>
        <w:t xml:space="preserve">Don </w:t>
      </w:r>
      <w:r w:rsidR="004928D1" w:rsidRPr="004928D1">
        <w:rPr>
          <w:rFonts w:ascii="Palatino Linotype" w:eastAsia="Times New Roman" w:hAnsi="Palatino Linotype"/>
          <w:b/>
          <w:bCs/>
          <w:snapToGrid w:val="0"/>
          <w:color w:val="000000" w:themeColor="text1"/>
          <w:spacing w:val="20"/>
          <w:sz w:val="26"/>
          <w:szCs w:val="26"/>
          <w:lang w:val="es-ES_tradnl" w:eastAsia="es-ES"/>
        </w:rPr>
        <w:t>LUIS MIGUEL JARA GONZÁLEZ</w:t>
      </w:r>
      <w:r w:rsidR="004928D1" w:rsidRPr="004928D1">
        <w:rPr>
          <w:rFonts w:ascii="Palatino Linotype" w:eastAsia="Times New Roman" w:hAnsi="Palatino Linotype"/>
          <w:bCs/>
          <w:snapToGrid w:val="0"/>
          <w:spacing w:val="20"/>
          <w:sz w:val="26"/>
          <w:szCs w:val="26"/>
          <w:lang w:val="es-ES_tradnl" w:eastAsia="es-ES"/>
        </w:rPr>
        <w:t xml:space="preserve"> ya individualizada, declara, a petición formal de </w:t>
      </w:r>
      <w:r w:rsidR="004928D1" w:rsidRPr="004928D1">
        <w:rPr>
          <w:rFonts w:ascii="Palatino Linotype" w:eastAsia="Times New Roman" w:hAnsi="Palatino Linotype"/>
          <w:b/>
          <w:bCs/>
          <w:snapToGrid w:val="0"/>
          <w:spacing w:val="20"/>
          <w:sz w:val="26"/>
          <w:szCs w:val="26"/>
          <w:lang w:val="es-ES_tradnl" w:eastAsia="es-ES"/>
        </w:rPr>
        <w:t>HIPOTECARIA CONCRECES S.A</w:t>
      </w:r>
      <w:r w:rsidR="004928D1" w:rsidRPr="004928D1">
        <w:rPr>
          <w:rFonts w:ascii="Palatino Linotype" w:eastAsia="Times New Roman" w:hAnsi="Palatino Linotype"/>
          <w:bCs/>
          <w:snapToGrid w:val="0"/>
          <w:spacing w:val="20"/>
          <w:sz w:val="26"/>
          <w:szCs w:val="26"/>
          <w:lang w:val="es-ES_tradnl" w:eastAsia="es-ES"/>
        </w:rPr>
        <w:t>., que su estado civi</w:t>
      </w:r>
      <w:r w:rsidR="004928D1" w:rsidRPr="003925C9">
        <w:rPr>
          <w:rFonts w:ascii="Palatino Linotype" w:eastAsia="Times New Roman" w:hAnsi="Palatino Linotype"/>
          <w:bCs/>
          <w:snapToGrid w:val="0"/>
          <w:spacing w:val="20"/>
          <w:sz w:val="26"/>
          <w:szCs w:val="26"/>
          <w:lang w:val="es-ES_tradnl" w:eastAsia="es-ES"/>
        </w:rPr>
        <w:t xml:space="preserve">l es </w:t>
      </w:r>
      <w:r w:rsidR="004928D1" w:rsidRPr="003925C9">
        <w:rPr>
          <w:rFonts w:ascii="Palatino Linotype" w:eastAsia="Times New Roman" w:hAnsi="Palatino Linotype"/>
          <w:b/>
          <w:bCs/>
          <w:snapToGrid w:val="0"/>
          <w:spacing w:val="20"/>
          <w:sz w:val="26"/>
          <w:szCs w:val="26"/>
          <w:lang w:val="es-ES_tradnl" w:eastAsia="es-ES"/>
        </w:rPr>
        <w:t xml:space="preserve">soltero </w:t>
      </w:r>
      <w:r w:rsidR="004928D1" w:rsidRPr="003925C9">
        <w:rPr>
          <w:rFonts w:ascii="Palatino Linotype" w:eastAsia="Times New Roman" w:hAnsi="Palatino Linotype"/>
          <w:bCs/>
          <w:snapToGrid w:val="0"/>
          <w:spacing w:val="20"/>
          <w:sz w:val="26"/>
          <w:szCs w:val="26"/>
          <w:lang w:val="es-ES_tradnl" w:eastAsia="es-ES"/>
        </w:rPr>
        <w:t>y que está en conocimiento que el presente contrato lo celebra dicha institución precisamente en consideración a esa declaración. Asimismo, el compareciente expresa que conoce el artículo veintisiete de la Ley cuatro mil ochocientos ocho, sobre Registro Civil y las sanciones penales que conlleva la infracción de esa norma</w:t>
      </w:r>
      <w:r w:rsidR="004928D1" w:rsidRPr="003925C9">
        <w:rPr>
          <w:rFonts w:ascii="Palatino Linotype" w:eastAsia="Times New Roman" w:hAnsi="Palatino Linotype"/>
          <w:b/>
          <w:bCs/>
          <w:snapToGrid w:val="0"/>
          <w:spacing w:val="20"/>
          <w:sz w:val="26"/>
          <w:szCs w:val="26"/>
          <w:lang w:val="es-ES_tradnl" w:eastAsia="es-ES"/>
        </w:rPr>
        <w:t xml:space="preserve">. </w:t>
      </w:r>
      <w:r w:rsidR="003925C9" w:rsidRPr="003925C9">
        <w:rPr>
          <w:rFonts w:ascii="Palatino Linotype" w:eastAsia="Times New Roman" w:hAnsi="Palatino Linotype"/>
          <w:b/>
          <w:bCs/>
          <w:snapToGrid w:val="0"/>
          <w:spacing w:val="20"/>
          <w:sz w:val="26"/>
          <w:szCs w:val="26"/>
          <w:lang w:val="es-ES_tradnl" w:eastAsia="es-ES"/>
        </w:rPr>
        <w:t xml:space="preserve"> </w:t>
      </w:r>
      <w:r w:rsidR="004928D1" w:rsidRPr="003925C9">
        <w:rPr>
          <w:rFonts w:ascii="Palatino Linotype" w:hAnsi="Palatino Linotype"/>
          <w:b/>
          <w:spacing w:val="20"/>
          <w:sz w:val="26"/>
          <w:szCs w:val="26"/>
          <w:u w:val="single"/>
        </w:rPr>
        <w:t>TRIGESIMO CUARTO</w:t>
      </w:r>
      <w:r w:rsidR="004928D1" w:rsidRPr="003925C9">
        <w:rPr>
          <w:rFonts w:ascii="Palatino Linotype" w:hAnsi="Palatino Linotype"/>
          <w:b/>
          <w:spacing w:val="20"/>
          <w:sz w:val="26"/>
          <w:szCs w:val="26"/>
        </w:rPr>
        <w:t>: TRADICIÓN, INSCRIPCIONES Y REMISIÓN DE COPIAS</w:t>
      </w:r>
      <w:r w:rsidR="004928D1" w:rsidRPr="003925C9">
        <w:rPr>
          <w:rFonts w:ascii="Palatino Linotype" w:hAnsi="Palatino Linotype"/>
          <w:spacing w:val="20"/>
          <w:sz w:val="26"/>
          <w:szCs w:val="26"/>
        </w:rPr>
        <w:t xml:space="preserve">: Por este acto, para los efectos previstos en los artículos 60 y 83 de la Ley del Registro Conservatorio de Bienes Raíces, en relación con el artículo 670 del Código Civil, las partes facultan al portador de copia autorizada de la presente escritura, física o electrónica, para requerir del Conservador de Bienes Raíces competente, sea presencialmente en su oficio o remotamente por medios electrónicos, la inscripción registral del presente título, así como también todas las anotaciones, </w:t>
      </w:r>
      <w:proofErr w:type="spellStart"/>
      <w:r w:rsidR="004928D1" w:rsidRPr="003925C9">
        <w:rPr>
          <w:rFonts w:ascii="Palatino Linotype" w:hAnsi="Palatino Linotype"/>
          <w:spacing w:val="20"/>
          <w:sz w:val="26"/>
          <w:szCs w:val="26"/>
        </w:rPr>
        <w:t>subinscripciones</w:t>
      </w:r>
      <w:proofErr w:type="spellEnd"/>
      <w:r w:rsidR="004928D1" w:rsidRPr="003925C9">
        <w:rPr>
          <w:rFonts w:ascii="Palatino Linotype" w:hAnsi="Palatino Linotype"/>
          <w:spacing w:val="20"/>
          <w:sz w:val="26"/>
          <w:szCs w:val="26"/>
        </w:rPr>
        <w:t xml:space="preserve">, cancelaciones y demás actuaciones registrales que fueren pertinentes. Las partes dejan expresa constancia de su voluntad de celebrar la tradición del inmueble objeto del presente instrumento, existiendo por parte de la vendedora la intención de transferir el dominio, y por parte de la compradora, la capacidad e intención de adquirirlo. En consecuencia, las partes acuerdan expresamente que la sola firma del Conservador de Bienes Raíces al final del respectivo asiento registral será suficiente manifestación de la voluntad necesaria para tener por perfeccionada la tradición, sin que sea </w:t>
      </w:r>
      <w:r w:rsidR="004928D1" w:rsidRPr="003925C9">
        <w:rPr>
          <w:rFonts w:ascii="Palatino Linotype" w:hAnsi="Palatino Linotype"/>
          <w:spacing w:val="20"/>
          <w:sz w:val="26"/>
          <w:szCs w:val="26"/>
        </w:rPr>
        <w:lastRenderedPageBreak/>
        <w:t xml:space="preserve">necesaria la firma adicional de aquellas. Asimismo, para los efectos de lo dispuesto en el artículo 60 de la Ley del Registro Conservatorio de Bienes Raíces, las partes facultan expresamente al portador de copia autorizada de la presente escritura, quienquiera que sea al momento de su presentación, y sin necesidad previa de individualización, para requerir, solicitar y gestionar ante el Conservador de Bienes Raíces respectivo, todas las inscripciones, </w:t>
      </w:r>
      <w:proofErr w:type="spellStart"/>
      <w:r w:rsidR="004928D1" w:rsidRPr="003925C9">
        <w:rPr>
          <w:rFonts w:ascii="Palatino Linotype" w:hAnsi="Palatino Linotype"/>
          <w:spacing w:val="20"/>
          <w:sz w:val="26"/>
          <w:szCs w:val="26"/>
        </w:rPr>
        <w:t>subinscripciones</w:t>
      </w:r>
      <w:proofErr w:type="spellEnd"/>
      <w:r w:rsidR="004928D1" w:rsidRPr="003925C9">
        <w:rPr>
          <w:rFonts w:ascii="Palatino Linotype" w:hAnsi="Palatino Linotype"/>
          <w:spacing w:val="20"/>
          <w:sz w:val="26"/>
          <w:szCs w:val="26"/>
        </w:rPr>
        <w:t xml:space="preserve">, anotaciones, notas marginales, cancelaciones, alzamientos y demás actuaciones registrales que este instrumento requiera, pudiendo acompañar antecedentes, retirar documentos, responder observaciones de carácter formal y efectuar todas las gestiones necesarias para la correcta y completa materialización registral del presente instrumento. Para los efectos de lo dispuesto en el artículo 401 número 12 del Código Orgánico de Tribunales, las partes manifiestan expresamente su voluntad de que la remisión de copia autorizada ya sea física o electrónica de la presente escritura al Conservador de Bienes Raíces competente no sea efectuada por la Notaría autorizante, quedando </w:t>
      </w:r>
      <w:proofErr w:type="gramStart"/>
      <w:r w:rsidR="004928D1" w:rsidRPr="003925C9">
        <w:rPr>
          <w:rFonts w:ascii="Palatino Linotype" w:hAnsi="Palatino Linotype"/>
          <w:spacing w:val="20"/>
          <w:sz w:val="26"/>
          <w:szCs w:val="26"/>
        </w:rPr>
        <w:t>ésta</w:t>
      </w:r>
      <w:proofErr w:type="gramEnd"/>
      <w:r w:rsidR="004928D1" w:rsidRPr="003925C9">
        <w:rPr>
          <w:rFonts w:ascii="Palatino Linotype" w:hAnsi="Palatino Linotype"/>
          <w:spacing w:val="20"/>
          <w:sz w:val="26"/>
          <w:szCs w:val="26"/>
        </w:rPr>
        <w:t xml:space="preserve"> liberada de dicha obligación. En consecuencia, las partes asumen directamente la presentación e ingreso del presente título al Conservador de Bienes Raíces respectivo, por sí o por medio del portador de copia autorizada de esta escritura, quien queda expresamente facultado para requerir y gestionar todas las actuaciones registrales precedentemente señaladas. Además, el portador de copia autorizada de la presente escritura queda especialmente facultado para requerir la inscripción de la hipoteca y prohibición respectiva y las anotaciones o notas marginales que procedan, una vez verificadas las inscripciones previas y </w:t>
      </w:r>
      <w:r w:rsidR="004928D1" w:rsidRPr="003925C9">
        <w:rPr>
          <w:rFonts w:ascii="Palatino Linotype" w:hAnsi="Palatino Linotype"/>
          <w:spacing w:val="20"/>
          <w:sz w:val="26"/>
          <w:szCs w:val="26"/>
        </w:rPr>
        <w:lastRenderedPageBreak/>
        <w:t xml:space="preserve">actuaciones registrales que correspondan conforme a derecho. </w:t>
      </w:r>
      <w:r w:rsidR="004928D1" w:rsidRPr="003925C9">
        <w:rPr>
          <w:rFonts w:ascii="Palatino Linotype" w:hAnsi="Palatino Linotype"/>
          <w:b/>
          <w:spacing w:val="20"/>
          <w:sz w:val="26"/>
          <w:szCs w:val="26"/>
          <w:u w:val="single"/>
        </w:rPr>
        <w:t>TRIGESIMO QUINTO</w:t>
      </w:r>
      <w:r w:rsidR="004928D1" w:rsidRPr="003925C9">
        <w:rPr>
          <w:rFonts w:ascii="Palatino Linotype" w:hAnsi="Palatino Linotype"/>
          <w:b/>
          <w:spacing w:val="20"/>
          <w:sz w:val="26"/>
          <w:szCs w:val="26"/>
        </w:rPr>
        <w:t>: IMPUESTO AL VALOR AGREGADO.</w:t>
      </w:r>
      <w:r w:rsidR="004928D1" w:rsidRPr="003925C9">
        <w:rPr>
          <w:rFonts w:ascii="Palatino Linotype" w:hAnsi="Palatino Linotype"/>
          <w:spacing w:val="20"/>
          <w:sz w:val="26"/>
          <w:szCs w:val="26"/>
        </w:rPr>
        <w:t xml:space="preserve"> La parte vendedora declara que la presente compraventa no se encuentra afecta al pago del Impuesto al Valor Agregado, establecido en el D.L. 825, y en el caso que la autoridad  determine que el presente contrato debía gravarse con IVA, será de su cuenta y cargo el pago de dicho tributo, no pudiendo recargarse a la Compradora suma alguna por este concepto, de forma que el precio establecido en la cláusula cuarta precedente es el precio final para todos los efectos que haya lugar, lo que ha sido considerada por el Notario para efectos de autorizar la presente escritura. Asimismo, declara que presentó al Señor Notario la Declaración Jurada correspondiente, la cual se protocoliza al final de este instrumento.</w:t>
      </w:r>
      <w:r w:rsidR="004928D1" w:rsidRPr="003925C9">
        <w:rPr>
          <w:rFonts w:ascii="Palatino Linotype" w:hAnsi="Palatino Linotype"/>
          <w:b/>
          <w:spacing w:val="20"/>
          <w:sz w:val="26"/>
          <w:szCs w:val="26"/>
        </w:rPr>
        <w:t xml:space="preserve"> </w:t>
      </w:r>
      <w:bookmarkStart w:id="30" w:name="_Hlk18415891"/>
      <w:r w:rsidR="003925C9">
        <w:rPr>
          <w:rFonts w:ascii="Palatino Linotype" w:hAnsi="Palatino Linotype"/>
          <w:b/>
          <w:spacing w:val="20"/>
          <w:sz w:val="26"/>
          <w:szCs w:val="26"/>
        </w:rPr>
        <w:t xml:space="preserve"> </w:t>
      </w:r>
      <w:r w:rsidR="004928D1" w:rsidRPr="004928D1">
        <w:rPr>
          <w:rFonts w:ascii="Palatino Linotype" w:eastAsia="Times New Roman" w:hAnsi="Palatino Linotype" w:cs="Tahoma"/>
          <w:b/>
          <w:bCs/>
          <w:snapToGrid w:val="0"/>
          <w:spacing w:val="20"/>
          <w:sz w:val="26"/>
          <w:szCs w:val="26"/>
          <w:u w:val="single"/>
          <w:lang w:val="es-ES_tradnl" w:eastAsia="es-ES"/>
        </w:rPr>
        <w:t>TRIGESIMO SEXTO</w:t>
      </w:r>
      <w:r w:rsidR="004928D1" w:rsidRPr="004928D1">
        <w:rPr>
          <w:rFonts w:ascii="Palatino Linotype" w:eastAsia="Times New Roman" w:hAnsi="Palatino Linotype" w:cs="Tahoma"/>
          <w:b/>
          <w:bCs/>
          <w:snapToGrid w:val="0"/>
          <w:spacing w:val="20"/>
          <w:sz w:val="26"/>
          <w:szCs w:val="26"/>
          <w:lang w:val="es-ES_tradnl" w:eastAsia="es-ES"/>
        </w:rPr>
        <w:t xml:space="preserve">: </w:t>
      </w:r>
      <w:r w:rsidR="004928D1" w:rsidRPr="004928D1">
        <w:rPr>
          <w:rFonts w:ascii="Palatino Linotype" w:hAnsi="Palatino Linotype" w:cs="Tahoma"/>
          <w:b/>
          <w:bCs/>
          <w:snapToGrid w:val="0"/>
          <w:spacing w:val="20"/>
          <w:sz w:val="26"/>
          <w:szCs w:val="26"/>
          <w:lang w:val="es-ES_tradnl"/>
        </w:rPr>
        <w:t>Nómina profesionales responsables.</w:t>
      </w:r>
      <w:r w:rsidR="004928D1" w:rsidRPr="004928D1">
        <w:rPr>
          <w:rFonts w:ascii="Palatino Linotype" w:hAnsi="Palatino Linotype" w:cs="Tahoma"/>
          <w:bCs/>
          <w:snapToGrid w:val="0"/>
          <w:spacing w:val="20"/>
          <w:sz w:val="26"/>
          <w:szCs w:val="26"/>
          <w:lang w:val="es-ES_tradnl"/>
        </w:rPr>
        <w:t xml:space="preserve"> </w:t>
      </w:r>
      <w:bookmarkStart w:id="31" w:name="_Hlk201575917"/>
      <w:r w:rsidR="004928D1" w:rsidRPr="004928D1">
        <w:rPr>
          <w:rFonts w:ascii="Palatino Linotype" w:hAnsi="Palatino Linotype" w:cs="Tahoma"/>
          <w:bCs/>
          <w:snapToGrid w:val="0"/>
          <w:spacing w:val="20"/>
          <w:sz w:val="26"/>
          <w:szCs w:val="26"/>
          <w:lang w:val="es-ES_tradnl"/>
        </w:rPr>
        <w:t xml:space="preserve">En conformidad con lo prescrito en el artículo dieciocho de la Ley General de Urbanismo y Construcción, Ley </w:t>
      </w:r>
      <w:r w:rsidR="004928D1" w:rsidRPr="004928D1">
        <w:rPr>
          <w:rFonts w:ascii="Palatino Linotype" w:eastAsia="Meiryo UI" w:hAnsi="Palatino Linotype" w:cs="Tahoma"/>
          <w:bCs/>
          <w:snapToGrid w:val="0"/>
          <w:spacing w:val="20"/>
          <w:sz w:val="26"/>
          <w:szCs w:val="26"/>
          <w:lang w:val="es-ES_tradnl" w:eastAsia="es-ES"/>
        </w:rPr>
        <w:t xml:space="preserve">número </w:t>
      </w:r>
      <w:r w:rsidR="004928D1" w:rsidRPr="004928D1">
        <w:rPr>
          <w:rFonts w:ascii="Palatino Linotype" w:hAnsi="Palatino Linotype" w:cs="Tahoma"/>
          <w:bCs/>
          <w:snapToGrid w:val="0"/>
          <w:spacing w:val="20"/>
          <w:sz w:val="26"/>
          <w:szCs w:val="26"/>
          <w:lang w:val="es-ES_tradnl"/>
        </w:rPr>
        <w:t xml:space="preserve">diecinueve mil cuatrocientos setenta y dos complementada por la Ley número veinte mil dieciséis, se deja constancia que los profesionales responsables han sido los siguientes: </w:t>
      </w:r>
      <w:bookmarkStart w:id="32" w:name="_Hlk201575963"/>
      <w:bookmarkStart w:id="33" w:name="_Hlk216202156"/>
      <w:bookmarkEnd w:id="30"/>
      <w:r w:rsidR="003925C9">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
          <w:bCs/>
          <w:snapToGrid w:val="0"/>
          <w:spacing w:val="20"/>
          <w:sz w:val="26"/>
          <w:szCs w:val="26"/>
          <w:lang w:val="es-ES_tradnl"/>
        </w:rPr>
        <w:t xml:space="preserve">Uno) </w:t>
      </w:r>
      <w:r w:rsidR="004928D1" w:rsidRPr="004928D1">
        <w:rPr>
          <w:rFonts w:ascii="Palatino Linotype" w:hAnsi="Palatino Linotype" w:cs="Tahoma"/>
          <w:bCs/>
          <w:snapToGrid w:val="0"/>
          <w:spacing w:val="20"/>
          <w:sz w:val="26"/>
          <w:szCs w:val="26"/>
          <w:u w:val="single"/>
          <w:lang w:val="es-ES_tradnl"/>
        </w:rPr>
        <w:t>Proyecto de Arquitectura,</w:t>
      </w:r>
      <w:r w:rsidR="004928D1" w:rsidRPr="004928D1">
        <w:rPr>
          <w:rFonts w:ascii="Palatino Linotype" w:hAnsi="Palatino Linotype" w:cs="Tahoma"/>
          <w:bCs/>
          <w:snapToGrid w:val="0"/>
          <w:spacing w:val="20"/>
          <w:sz w:val="26"/>
          <w:szCs w:val="26"/>
          <w:lang w:val="es-ES_tradnl"/>
        </w:rPr>
        <w:t xml:space="preserve"> Raúl Ojeda Pino, cédula de identidad número 9.128.643-2, domiciliado en AV. Eliodoro Yáñez 2660, </w:t>
      </w:r>
      <w:proofErr w:type="spellStart"/>
      <w:r w:rsidR="004928D1" w:rsidRPr="004928D1">
        <w:rPr>
          <w:rFonts w:ascii="Palatino Linotype" w:hAnsi="Palatino Linotype" w:cs="Tahoma"/>
          <w:bCs/>
          <w:snapToGrid w:val="0"/>
          <w:spacing w:val="20"/>
          <w:sz w:val="26"/>
          <w:szCs w:val="26"/>
          <w:lang w:val="es-ES_tradnl"/>
        </w:rPr>
        <w:t>Of</w:t>
      </w:r>
      <w:proofErr w:type="spellEnd"/>
      <w:r w:rsidR="004928D1" w:rsidRPr="004928D1">
        <w:rPr>
          <w:rFonts w:ascii="Palatino Linotype" w:hAnsi="Palatino Linotype" w:cs="Tahoma"/>
          <w:bCs/>
          <w:snapToGrid w:val="0"/>
          <w:spacing w:val="20"/>
          <w:sz w:val="26"/>
          <w:szCs w:val="26"/>
          <w:lang w:val="es-ES_tradnl"/>
        </w:rPr>
        <w:t xml:space="preserve">. 210, comuna de Providencia, Región Metropolitana;  </w:t>
      </w:r>
      <w:r w:rsidR="004928D1" w:rsidRPr="004928D1">
        <w:rPr>
          <w:rFonts w:ascii="Palatino Linotype" w:hAnsi="Palatino Linotype" w:cs="Tahoma"/>
          <w:b/>
          <w:bCs/>
          <w:snapToGrid w:val="0"/>
          <w:spacing w:val="20"/>
          <w:sz w:val="26"/>
          <w:szCs w:val="26"/>
          <w:lang w:val="es-ES_tradnl"/>
        </w:rPr>
        <w:t>Dos)</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Proyecto de Cálculo Estructural,</w:t>
      </w:r>
      <w:r w:rsidR="004928D1" w:rsidRPr="004928D1">
        <w:rPr>
          <w:rFonts w:ascii="Palatino Linotype" w:hAnsi="Palatino Linotype" w:cs="Tahoma"/>
          <w:bCs/>
          <w:snapToGrid w:val="0"/>
          <w:spacing w:val="20"/>
          <w:sz w:val="26"/>
          <w:szCs w:val="26"/>
          <w:lang w:val="es-ES_tradnl"/>
        </w:rPr>
        <w:t xml:space="preserve"> Rodrigo Pérez Humberto Pérez Villalobos, cédula de identidad número 13.455.843-1, domiciliado en Marchant Pereira 367, comuna de Providencia, Región Metropolitana;  </w:t>
      </w:r>
      <w:r w:rsidR="004928D1" w:rsidRPr="004928D1">
        <w:rPr>
          <w:rFonts w:ascii="Palatino Linotype" w:hAnsi="Palatino Linotype" w:cs="Tahoma"/>
          <w:b/>
          <w:bCs/>
          <w:snapToGrid w:val="0"/>
          <w:spacing w:val="20"/>
          <w:sz w:val="26"/>
          <w:szCs w:val="26"/>
          <w:lang w:val="es-ES_tradnl"/>
        </w:rPr>
        <w:t>Tres)</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Profesional a cargo de la Obra</w:t>
      </w:r>
      <w:r w:rsidR="004928D1" w:rsidRPr="004928D1">
        <w:rPr>
          <w:rFonts w:ascii="Palatino Linotype" w:hAnsi="Palatino Linotype" w:cs="Tahoma"/>
          <w:bCs/>
          <w:snapToGrid w:val="0"/>
          <w:spacing w:val="20"/>
          <w:sz w:val="26"/>
          <w:szCs w:val="26"/>
          <w:lang w:val="es-ES_tradnl"/>
        </w:rPr>
        <w:t xml:space="preserve">, Sebastián Boetsch Álamos, cédula de identidad número 10.969.335-9, domiciliado en calle </w:t>
      </w:r>
      <w:proofErr w:type="spellStart"/>
      <w:r w:rsidR="004928D1" w:rsidRPr="004928D1">
        <w:rPr>
          <w:rFonts w:ascii="Palatino Linotype" w:hAnsi="Palatino Linotype" w:cs="Tahoma"/>
          <w:bCs/>
          <w:snapToGrid w:val="0"/>
          <w:spacing w:val="20"/>
          <w:sz w:val="26"/>
          <w:szCs w:val="26"/>
          <w:lang w:val="es-ES_tradnl"/>
        </w:rPr>
        <w:t>Coyancura</w:t>
      </w:r>
      <w:proofErr w:type="spellEnd"/>
      <w:r w:rsidR="004928D1" w:rsidRPr="004928D1">
        <w:rPr>
          <w:rFonts w:ascii="Palatino Linotype" w:hAnsi="Palatino Linotype" w:cs="Tahoma"/>
          <w:bCs/>
          <w:snapToGrid w:val="0"/>
          <w:spacing w:val="20"/>
          <w:sz w:val="26"/>
          <w:szCs w:val="26"/>
          <w:lang w:val="es-ES_tradnl"/>
        </w:rPr>
        <w:t xml:space="preserve"> 2283, Oficina 601, comuna de Providencia, Región Metropolitana;  </w:t>
      </w:r>
      <w:r w:rsidR="004928D1" w:rsidRPr="004928D1">
        <w:rPr>
          <w:rFonts w:ascii="Palatino Linotype" w:hAnsi="Palatino Linotype" w:cs="Tahoma"/>
          <w:b/>
          <w:bCs/>
          <w:snapToGrid w:val="0"/>
          <w:spacing w:val="20"/>
          <w:sz w:val="26"/>
          <w:szCs w:val="26"/>
          <w:lang w:val="es-ES_tradnl"/>
        </w:rPr>
        <w:lastRenderedPageBreak/>
        <w:t>Cuatro)</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Revisor de Cálculo Estructural</w:t>
      </w:r>
      <w:r w:rsidR="004928D1" w:rsidRPr="004928D1">
        <w:rPr>
          <w:rFonts w:ascii="Palatino Linotype" w:hAnsi="Palatino Linotype" w:cs="Tahoma"/>
          <w:bCs/>
          <w:snapToGrid w:val="0"/>
          <w:spacing w:val="20"/>
          <w:sz w:val="26"/>
          <w:szCs w:val="26"/>
          <w:lang w:val="es-ES_tradnl"/>
        </w:rPr>
        <w:t xml:space="preserve">, Rodrigo </w:t>
      </w:r>
      <w:proofErr w:type="spellStart"/>
      <w:r w:rsidR="004928D1" w:rsidRPr="004928D1">
        <w:rPr>
          <w:rFonts w:ascii="Palatino Linotype" w:hAnsi="Palatino Linotype" w:cs="Tahoma"/>
          <w:bCs/>
          <w:snapToGrid w:val="0"/>
          <w:spacing w:val="20"/>
          <w:sz w:val="26"/>
          <w:szCs w:val="26"/>
          <w:lang w:val="es-ES_tradnl"/>
        </w:rPr>
        <w:t>Jordan</w:t>
      </w:r>
      <w:proofErr w:type="spellEnd"/>
      <w:r w:rsidR="004928D1" w:rsidRPr="004928D1">
        <w:rPr>
          <w:rFonts w:ascii="Palatino Linotype" w:hAnsi="Palatino Linotype" w:cs="Tahoma"/>
          <w:bCs/>
          <w:snapToGrid w:val="0"/>
          <w:spacing w:val="20"/>
          <w:sz w:val="26"/>
          <w:szCs w:val="26"/>
          <w:lang w:val="es-ES_tradnl"/>
        </w:rPr>
        <w:t xml:space="preserve"> Sainte-Marie, cédula de identidad número 7.035.818-2, domiciliado en calle Tauro N°9244, comuna de Vitacura, Región Metropolitana; </w:t>
      </w:r>
      <w:r w:rsidR="004928D1" w:rsidRPr="003925C9">
        <w:rPr>
          <w:rFonts w:ascii="Palatino Linotype" w:hAnsi="Palatino Linotype" w:cs="Tahoma"/>
          <w:b/>
          <w:bCs/>
          <w:snapToGrid w:val="0"/>
          <w:spacing w:val="20"/>
          <w:sz w:val="26"/>
          <w:szCs w:val="26"/>
          <w:lang w:val="es-ES_tradnl"/>
        </w:rPr>
        <w:t>Cinco)</w:t>
      </w:r>
      <w:r w:rsidR="004928D1" w:rsidRPr="003925C9">
        <w:rPr>
          <w:rFonts w:ascii="Palatino Linotype" w:hAnsi="Palatino Linotype" w:cs="Tahoma"/>
          <w:bCs/>
          <w:snapToGrid w:val="0"/>
          <w:spacing w:val="20"/>
          <w:sz w:val="26"/>
          <w:szCs w:val="26"/>
          <w:lang w:val="es-ES_tradnl"/>
        </w:rPr>
        <w:t xml:space="preserve"> </w:t>
      </w:r>
      <w:r w:rsidR="004928D1" w:rsidRPr="003925C9">
        <w:rPr>
          <w:rFonts w:ascii="Palatino Linotype" w:hAnsi="Palatino Linotype" w:cs="Tahoma"/>
          <w:bCs/>
          <w:snapToGrid w:val="0"/>
          <w:spacing w:val="20"/>
          <w:sz w:val="26"/>
          <w:szCs w:val="26"/>
          <w:u w:val="single"/>
          <w:lang w:val="es-ES_tradnl"/>
        </w:rPr>
        <w:t>Inspector Técnico de Obras,</w:t>
      </w:r>
      <w:r w:rsidR="004928D1" w:rsidRPr="003925C9">
        <w:rPr>
          <w:rFonts w:ascii="Palatino Linotype" w:hAnsi="Palatino Linotype" w:cs="Tahoma"/>
          <w:bCs/>
          <w:snapToGrid w:val="0"/>
          <w:spacing w:val="20"/>
          <w:sz w:val="26"/>
          <w:szCs w:val="26"/>
          <w:lang w:val="es-ES_tradnl"/>
        </w:rPr>
        <w:t xml:space="preserve"> No Aplica; </w:t>
      </w:r>
      <w:r w:rsidR="003925C9">
        <w:rPr>
          <w:rFonts w:ascii="Palatino Linotype" w:hAnsi="Palatino Linotype" w:cs="Tahoma"/>
          <w:bCs/>
          <w:snapToGrid w:val="0"/>
          <w:spacing w:val="20"/>
          <w:sz w:val="26"/>
          <w:szCs w:val="26"/>
          <w:lang w:val="es-ES_tradnl"/>
        </w:rPr>
        <w:t xml:space="preserve"> </w:t>
      </w:r>
      <w:r w:rsidR="004928D1" w:rsidRPr="003925C9">
        <w:rPr>
          <w:rFonts w:ascii="Palatino Linotype" w:hAnsi="Palatino Linotype" w:cs="Tahoma"/>
          <w:b/>
          <w:bCs/>
          <w:snapToGrid w:val="0"/>
          <w:spacing w:val="20"/>
          <w:sz w:val="26"/>
          <w:szCs w:val="26"/>
          <w:lang w:val="es-ES_tradnl"/>
        </w:rPr>
        <w:t>Seis)</w:t>
      </w:r>
      <w:r w:rsidR="004928D1" w:rsidRPr="003925C9">
        <w:rPr>
          <w:rFonts w:ascii="Palatino Linotype" w:hAnsi="Palatino Linotype" w:cs="Tahoma"/>
          <w:bCs/>
          <w:snapToGrid w:val="0"/>
          <w:spacing w:val="20"/>
          <w:sz w:val="26"/>
          <w:szCs w:val="26"/>
          <w:lang w:val="es-ES_tradnl"/>
        </w:rPr>
        <w:t xml:space="preserve"> </w:t>
      </w:r>
      <w:r w:rsidR="004928D1" w:rsidRPr="003925C9">
        <w:rPr>
          <w:rFonts w:ascii="Palatino Linotype" w:hAnsi="Palatino Linotype" w:cs="Tahoma"/>
          <w:bCs/>
          <w:snapToGrid w:val="0"/>
          <w:spacing w:val="20"/>
          <w:sz w:val="26"/>
          <w:szCs w:val="26"/>
          <w:u w:val="single"/>
          <w:lang w:val="es-ES_tradnl"/>
        </w:rPr>
        <w:t>Revisor Independiente Arquitectura</w:t>
      </w:r>
      <w:r w:rsidR="004928D1" w:rsidRPr="003925C9">
        <w:rPr>
          <w:rFonts w:ascii="Palatino Linotype" w:hAnsi="Palatino Linotype" w:cs="Tahoma"/>
          <w:bCs/>
          <w:snapToGrid w:val="0"/>
          <w:spacing w:val="20"/>
          <w:sz w:val="26"/>
          <w:szCs w:val="26"/>
          <w:lang w:val="es-ES_tradnl"/>
        </w:rPr>
        <w:t xml:space="preserve">, Vicente Méndez Purcell, cédula de identidad 9.236.367-8, domiciliado en Camino Turístico 11817-C, comuna de Lo Barnechea, Región Metropolitana; </w:t>
      </w:r>
      <w:r w:rsidR="003925C9">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
          <w:bCs/>
          <w:snapToGrid w:val="0"/>
          <w:spacing w:val="20"/>
          <w:sz w:val="26"/>
          <w:szCs w:val="26"/>
          <w:lang w:val="es-ES_tradnl"/>
        </w:rPr>
        <w:t>Siete)</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Constructora</w:t>
      </w:r>
      <w:r w:rsidR="004928D1" w:rsidRPr="004928D1">
        <w:rPr>
          <w:rFonts w:ascii="Palatino Linotype" w:hAnsi="Palatino Linotype" w:cs="Tahoma"/>
          <w:bCs/>
          <w:snapToGrid w:val="0"/>
          <w:spacing w:val="20"/>
          <w:sz w:val="26"/>
          <w:szCs w:val="26"/>
          <w:lang w:val="es-ES_tradnl"/>
        </w:rPr>
        <w:t xml:space="preserve">, Boetsch S.A., </w:t>
      </w:r>
      <w:proofErr w:type="spellStart"/>
      <w:r w:rsidR="004928D1" w:rsidRPr="004928D1">
        <w:rPr>
          <w:rFonts w:ascii="Palatino Linotype" w:hAnsi="Palatino Linotype" w:cs="Tahoma"/>
          <w:bCs/>
          <w:snapToGrid w:val="0"/>
          <w:spacing w:val="20"/>
          <w:sz w:val="26"/>
          <w:szCs w:val="26"/>
          <w:lang w:val="es-ES_tradnl"/>
        </w:rPr>
        <w:t>rut</w:t>
      </w:r>
      <w:proofErr w:type="spellEnd"/>
      <w:r w:rsidR="004928D1" w:rsidRPr="004928D1">
        <w:rPr>
          <w:rFonts w:ascii="Palatino Linotype" w:hAnsi="Palatino Linotype" w:cs="Tahoma"/>
          <w:bCs/>
          <w:snapToGrid w:val="0"/>
          <w:spacing w:val="20"/>
          <w:sz w:val="26"/>
          <w:szCs w:val="26"/>
          <w:lang w:val="es-ES_tradnl"/>
        </w:rPr>
        <w:t xml:space="preserve"> 88.127.800-6, representante legal Sebastián Boetsch Álamos, cédula de identidad número 10.969.335-9, domiciliado en calle </w:t>
      </w:r>
      <w:proofErr w:type="spellStart"/>
      <w:r w:rsidR="004928D1" w:rsidRPr="004928D1">
        <w:rPr>
          <w:rFonts w:ascii="Palatino Linotype" w:hAnsi="Palatino Linotype" w:cs="Tahoma"/>
          <w:bCs/>
          <w:snapToGrid w:val="0"/>
          <w:spacing w:val="20"/>
          <w:sz w:val="26"/>
          <w:szCs w:val="26"/>
          <w:lang w:val="es-ES_tradnl"/>
        </w:rPr>
        <w:t>Coyancura</w:t>
      </w:r>
      <w:proofErr w:type="spellEnd"/>
      <w:r w:rsidR="004928D1" w:rsidRPr="004928D1">
        <w:rPr>
          <w:rFonts w:ascii="Palatino Linotype" w:hAnsi="Palatino Linotype" w:cs="Tahoma"/>
          <w:bCs/>
          <w:snapToGrid w:val="0"/>
          <w:spacing w:val="20"/>
          <w:sz w:val="26"/>
          <w:szCs w:val="26"/>
          <w:lang w:val="es-ES_tradnl"/>
        </w:rPr>
        <w:t xml:space="preserve"> 2283, Oficina 601, comuna de Providencia, Región Metropolitana;  </w:t>
      </w:r>
      <w:r w:rsidR="004928D1" w:rsidRPr="004928D1">
        <w:rPr>
          <w:rFonts w:ascii="Palatino Linotype" w:hAnsi="Palatino Linotype" w:cs="Tahoma"/>
          <w:b/>
          <w:bCs/>
          <w:snapToGrid w:val="0"/>
          <w:spacing w:val="20"/>
          <w:sz w:val="26"/>
          <w:szCs w:val="26"/>
          <w:lang w:val="es-ES_tradnl"/>
        </w:rPr>
        <w:t>Ocho)</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Profesional a Cargo del Plan de Emergencias</w:t>
      </w:r>
      <w:r w:rsidR="004928D1" w:rsidRPr="004928D1">
        <w:rPr>
          <w:rFonts w:ascii="Palatino Linotype" w:hAnsi="Palatino Linotype" w:cs="Tahoma"/>
          <w:bCs/>
          <w:snapToGrid w:val="0"/>
          <w:spacing w:val="20"/>
          <w:sz w:val="26"/>
          <w:szCs w:val="26"/>
          <w:lang w:val="es-ES_tradnl"/>
        </w:rPr>
        <w:t xml:space="preserve">, </w:t>
      </w:r>
      <w:proofErr w:type="spellStart"/>
      <w:r w:rsidR="004928D1" w:rsidRPr="004928D1">
        <w:rPr>
          <w:rFonts w:ascii="Palatino Linotype" w:hAnsi="Palatino Linotype" w:cs="Tahoma"/>
          <w:bCs/>
          <w:snapToGrid w:val="0"/>
          <w:spacing w:val="20"/>
          <w:sz w:val="26"/>
          <w:szCs w:val="26"/>
          <w:lang w:val="es-ES_tradnl"/>
        </w:rPr>
        <w:t>ASyP</w:t>
      </w:r>
      <w:proofErr w:type="spellEnd"/>
      <w:r w:rsidR="004928D1" w:rsidRPr="004928D1">
        <w:rPr>
          <w:rFonts w:ascii="Palatino Linotype" w:hAnsi="Palatino Linotype" w:cs="Tahoma"/>
          <w:bCs/>
          <w:snapToGrid w:val="0"/>
          <w:spacing w:val="20"/>
          <w:sz w:val="26"/>
          <w:szCs w:val="26"/>
          <w:lang w:val="es-ES_tradnl"/>
        </w:rPr>
        <w:t xml:space="preserve"> Ltda., </w:t>
      </w:r>
      <w:proofErr w:type="spellStart"/>
      <w:r w:rsidR="004928D1" w:rsidRPr="004928D1">
        <w:rPr>
          <w:rFonts w:ascii="Palatino Linotype" w:hAnsi="Palatino Linotype" w:cs="Tahoma"/>
          <w:bCs/>
          <w:snapToGrid w:val="0"/>
          <w:spacing w:val="20"/>
          <w:sz w:val="26"/>
          <w:szCs w:val="26"/>
          <w:lang w:val="es-ES_tradnl"/>
        </w:rPr>
        <w:t>rut</w:t>
      </w:r>
      <w:proofErr w:type="spellEnd"/>
      <w:r w:rsidR="004928D1" w:rsidRPr="004928D1">
        <w:rPr>
          <w:rFonts w:ascii="Palatino Linotype" w:hAnsi="Palatino Linotype" w:cs="Tahoma"/>
          <w:bCs/>
          <w:snapToGrid w:val="0"/>
          <w:spacing w:val="20"/>
          <w:sz w:val="26"/>
          <w:szCs w:val="26"/>
          <w:lang w:val="es-ES_tradnl"/>
        </w:rPr>
        <w:t xml:space="preserve"> 77.006.750-2, representante legal Héctor Sagardía Poblete, domiciliado en Santo Domingo 978, Santiago, Región Metropolitana, contacto: +56 2 2306 1500</w:t>
      </w:r>
      <w:r w:rsidR="003925C9">
        <w:rPr>
          <w:rFonts w:ascii="Palatino Linotype" w:hAnsi="Palatino Linotype" w:cs="Tahoma"/>
          <w:bCs/>
          <w:snapToGrid w:val="0"/>
          <w:spacing w:val="20"/>
          <w:sz w:val="26"/>
          <w:szCs w:val="26"/>
          <w:lang w:val="es-ES_tradnl"/>
        </w:rPr>
        <w:t>;</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
          <w:bCs/>
          <w:snapToGrid w:val="0"/>
          <w:spacing w:val="20"/>
          <w:sz w:val="26"/>
          <w:szCs w:val="26"/>
          <w:lang w:val="es-ES_tradnl"/>
        </w:rPr>
        <w:t>Nueve)</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Profesional a Cargo del Proyecto Sanitario Domiciliario</w:t>
      </w:r>
      <w:r w:rsidR="004928D1" w:rsidRPr="004928D1">
        <w:rPr>
          <w:rFonts w:ascii="Palatino Linotype" w:hAnsi="Palatino Linotype" w:cs="Tahoma"/>
          <w:bCs/>
          <w:snapToGrid w:val="0"/>
          <w:spacing w:val="20"/>
          <w:sz w:val="26"/>
          <w:szCs w:val="26"/>
          <w:lang w:val="es-ES_tradnl"/>
        </w:rPr>
        <w:t xml:space="preserve">, NGR Ingenieros Consultores SPA, </w:t>
      </w:r>
      <w:proofErr w:type="spellStart"/>
      <w:r w:rsidR="004928D1" w:rsidRPr="004928D1">
        <w:rPr>
          <w:rFonts w:ascii="Palatino Linotype" w:hAnsi="Palatino Linotype" w:cs="Tahoma"/>
          <w:bCs/>
          <w:snapToGrid w:val="0"/>
          <w:spacing w:val="20"/>
          <w:sz w:val="26"/>
          <w:szCs w:val="26"/>
          <w:lang w:val="es-ES_tradnl"/>
        </w:rPr>
        <w:t>rut</w:t>
      </w:r>
      <w:proofErr w:type="spellEnd"/>
      <w:r w:rsidR="004928D1" w:rsidRPr="004928D1">
        <w:rPr>
          <w:rFonts w:ascii="Palatino Linotype" w:hAnsi="Palatino Linotype" w:cs="Tahoma"/>
          <w:bCs/>
          <w:snapToGrid w:val="0"/>
          <w:spacing w:val="20"/>
          <w:sz w:val="26"/>
          <w:szCs w:val="26"/>
          <w:lang w:val="es-ES_tradnl"/>
        </w:rPr>
        <w:t xml:space="preserve"> 77.004.327-1, representante legal Francisco Oyarzun Riquelme, cédula de identidad número 15.722.446-8, domiciliado en Av. Larraín N°5862, Piso 12, La Reina, Región Metropolitana; </w:t>
      </w:r>
      <w:r w:rsidR="003925C9">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
          <w:bCs/>
          <w:snapToGrid w:val="0"/>
          <w:spacing w:val="20"/>
          <w:sz w:val="26"/>
          <w:szCs w:val="26"/>
          <w:lang w:val="es-ES_tradnl"/>
        </w:rPr>
        <w:t>Diez)</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Profesional a Cargo del Proyecto Eléctrico Domiciliario</w:t>
      </w:r>
      <w:r w:rsidR="004928D1" w:rsidRPr="004928D1">
        <w:rPr>
          <w:rFonts w:ascii="Palatino Linotype" w:hAnsi="Palatino Linotype" w:cs="Tahoma"/>
          <w:bCs/>
          <w:snapToGrid w:val="0"/>
          <w:spacing w:val="20"/>
          <w:sz w:val="26"/>
          <w:szCs w:val="26"/>
          <w:lang w:val="es-ES_tradnl"/>
        </w:rPr>
        <w:t xml:space="preserve">, 2D Ingenieros Consultores Ltda., </w:t>
      </w:r>
      <w:proofErr w:type="spellStart"/>
      <w:r w:rsidR="004928D1" w:rsidRPr="004928D1">
        <w:rPr>
          <w:rFonts w:ascii="Palatino Linotype" w:hAnsi="Palatino Linotype" w:cs="Tahoma"/>
          <w:bCs/>
          <w:snapToGrid w:val="0"/>
          <w:spacing w:val="20"/>
          <w:sz w:val="26"/>
          <w:szCs w:val="26"/>
          <w:lang w:val="es-ES_tradnl"/>
        </w:rPr>
        <w:t>rut</w:t>
      </w:r>
      <w:proofErr w:type="spellEnd"/>
      <w:r w:rsidR="004928D1" w:rsidRPr="004928D1">
        <w:rPr>
          <w:rFonts w:ascii="Palatino Linotype" w:hAnsi="Palatino Linotype" w:cs="Tahoma"/>
          <w:bCs/>
          <w:snapToGrid w:val="0"/>
          <w:spacing w:val="20"/>
          <w:sz w:val="26"/>
          <w:szCs w:val="26"/>
          <w:lang w:val="es-ES_tradnl"/>
        </w:rPr>
        <w:t xml:space="preserve"> 77.004.327-1, representante legal Mauricio Lagos Pinto., cédula de identidad número 15.722.446-8, domiciliado en Pajaritos 3195, Oficina 1406, Maipú, Región Metropolitana; </w:t>
      </w:r>
      <w:r w:rsidR="004928D1" w:rsidRPr="004928D1">
        <w:rPr>
          <w:rFonts w:ascii="Palatino Linotype" w:hAnsi="Palatino Linotype" w:cs="Tahoma"/>
          <w:b/>
          <w:bCs/>
          <w:snapToGrid w:val="0"/>
          <w:spacing w:val="20"/>
          <w:sz w:val="26"/>
          <w:szCs w:val="26"/>
          <w:lang w:val="es-ES_tradnl"/>
        </w:rPr>
        <w:t>Once)</w:t>
      </w:r>
      <w:r w:rsidR="004928D1" w:rsidRPr="004928D1">
        <w:rPr>
          <w:rFonts w:ascii="Palatino Linotype" w:hAnsi="Palatino Linotype" w:cs="Tahoma"/>
          <w:bCs/>
          <w:snapToGrid w:val="0"/>
          <w:spacing w:val="20"/>
          <w:sz w:val="26"/>
          <w:szCs w:val="26"/>
          <w:lang w:val="es-ES_tradnl"/>
        </w:rPr>
        <w:t xml:space="preserve"> </w:t>
      </w:r>
      <w:r w:rsidR="004928D1" w:rsidRPr="004928D1">
        <w:rPr>
          <w:rFonts w:ascii="Palatino Linotype" w:hAnsi="Palatino Linotype" w:cs="Tahoma"/>
          <w:bCs/>
          <w:snapToGrid w:val="0"/>
          <w:spacing w:val="20"/>
          <w:sz w:val="26"/>
          <w:szCs w:val="26"/>
          <w:u w:val="single"/>
          <w:lang w:val="es-ES_tradnl"/>
        </w:rPr>
        <w:t>Profesional a Cargo del Proyecto Climatización</w:t>
      </w:r>
      <w:r w:rsidR="004928D1" w:rsidRPr="004928D1">
        <w:rPr>
          <w:rFonts w:ascii="Palatino Linotype" w:hAnsi="Palatino Linotype" w:cs="Tahoma"/>
          <w:bCs/>
          <w:snapToGrid w:val="0"/>
          <w:spacing w:val="20"/>
          <w:sz w:val="26"/>
          <w:szCs w:val="26"/>
          <w:lang w:val="es-ES_tradnl"/>
        </w:rPr>
        <w:t xml:space="preserve">, IPC Ingeniería en Proyectos de Climatización </w:t>
      </w:r>
      <w:proofErr w:type="spellStart"/>
      <w:r w:rsidR="004928D1" w:rsidRPr="004928D1">
        <w:rPr>
          <w:rFonts w:ascii="Palatino Linotype" w:hAnsi="Palatino Linotype" w:cs="Tahoma"/>
          <w:bCs/>
          <w:snapToGrid w:val="0"/>
          <w:spacing w:val="20"/>
          <w:sz w:val="26"/>
          <w:szCs w:val="26"/>
          <w:lang w:val="es-ES_tradnl"/>
        </w:rPr>
        <w:t>SpA</w:t>
      </w:r>
      <w:proofErr w:type="spellEnd"/>
      <w:r w:rsidR="004928D1" w:rsidRPr="004928D1">
        <w:rPr>
          <w:rFonts w:ascii="Palatino Linotype" w:hAnsi="Palatino Linotype" w:cs="Tahoma"/>
          <w:bCs/>
          <w:snapToGrid w:val="0"/>
          <w:spacing w:val="20"/>
          <w:sz w:val="26"/>
          <w:szCs w:val="26"/>
          <w:lang w:val="es-ES_tradnl"/>
        </w:rPr>
        <w:t xml:space="preserve">, </w:t>
      </w:r>
      <w:proofErr w:type="spellStart"/>
      <w:r w:rsidR="004928D1" w:rsidRPr="004928D1">
        <w:rPr>
          <w:rFonts w:ascii="Palatino Linotype" w:hAnsi="Palatino Linotype" w:cs="Tahoma"/>
          <w:bCs/>
          <w:snapToGrid w:val="0"/>
          <w:spacing w:val="20"/>
          <w:sz w:val="26"/>
          <w:szCs w:val="26"/>
          <w:lang w:val="es-ES_tradnl"/>
        </w:rPr>
        <w:t>rut</w:t>
      </w:r>
      <w:proofErr w:type="spellEnd"/>
      <w:r w:rsidR="004928D1" w:rsidRPr="004928D1">
        <w:rPr>
          <w:rFonts w:ascii="Palatino Linotype" w:hAnsi="Palatino Linotype" w:cs="Tahoma"/>
          <w:bCs/>
          <w:snapToGrid w:val="0"/>
          <w:spacing w:val="20"/>
          <w:sz w:val="26"/>
          <w:szCs w:val="26"/>
          <w:lang w:val="es-ES_tradnl"/>
        </w:rPr>
        <w:t xml:space="preserve"> 76.124.081-1, representante legal Mauricio Cofre Olivares, cédula de identidad número 13.439.449-8, domiciliario en Rawson 227, Recoleta, Santiago, Región Metropolitana.</w:t>
      </w:r>
      <w:bookmarkEnd w:id="31"/>
      <w:bookmarkEnd w:id="32"/>
      <w:bookmarkEnd w:id="33"/>
      <w:r w:rsidR="003925C9">
        <w:rPr>
          <w:rFonts w:ascii="Palatino Linotype" w:hAnsi="Palatino Linotype" w:cs="Tahoma"/>
          <w:bCs/>
          <w:snapToGrid w:val="0"/>
          <w:spacing w:val="20"/>
          <w:sz w:val="26"/>
          <w:szCs w:val="26"/>
          <w:lang w:val="es-ES_tradnl"/>
        </w:rPr>
        <w:t xml:space="preserve"> </w:t>
      </w:r>
      <w:r w:rsidR="004928D1" w:rsidRPr="004928D1">
        <w:rPr>
          <w:rFonts w:ascii="Palatino Linotype" w:eastAsia="Times New Roman" w:hAnsi="Palatino Linotype" w:cs="Tahoma"/>
          <w:b/>
          <w:bCs/>
          <w:snapToGrid w:val="0"/>
          <w:spacing w:val="20"/>
          <w:sz w:val="26"/>
          <w:szCs w:val="26"/>
          <w:u w:val="single"/>
          <w:lang w:val="es-ES_tradnl" w:eastAsia="es-ES"/>
        </w:rPr>
        <w:t>TRIGESIMO SEPTIMO</w:t>
      </w:r>
      <w:r w:rsidR="004928D1" w:rsidRPr="004928D1">
        <w:rPr>
          <w:rFonts w:ascii="Palatino Linotype" w:eastAsia="Times New Roman" w:hAnsi="Palatino Linotype" w:cs="Tahoma"/>
          <w:b/>
          <w:bCs/>
          <w:snapToGrid w:val="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lang w:val="es-ES_tradnl" w:eastAsia="es-ES"/>
        </w:rPr>
        <w:lastRenderedPageBreak/>
        <w:t xml:space="preserve">Responsabilidad. </w:t>
      </w:r>
      <w:r w:rsidR="004928D1" w:rsidRPr="004928D1">
        <w:rPr>
          <w:rFonts w:ascii="Palatino Linotype" w:eastAsia="Meiryo UI" w:hAnsi="Palatino Linotype" w:cs="Tahoma"/>
          <w:bCs/>
          <w:snapToGrid w:val="0"/>
          <w:spacing w:val="20"/>
          <w:sz w:val="26"/>
          <w:szCs w:val="26"/>
          <w:lang w:val="es-ES_tradnl" w:eastAsia="es-ES"/>
        </w:rPr>
        <w:t xml:space="preserve">Las Partes dejan expresa constancia que no le serán imputables al Vendedor los defectos o fallas que presenten los elementos y materiales incorporados al inmueble objeto del presente contrato de compraventa, como consecuencia de trabajos de adecuación, ampliación o transformación efectuados por la Compradora con posterioridad a su adquisición, o hechos con anterioridad a ella con autorización pero sin la intervención del Vendedor, los derivados de un uso inadecuado, o los que sean producto del desgaste natural de aquellos componentes que por su naturaleza o estándar posean una vida útil inferior a cinco </w:t>
      </w:r>
      <w:proofErr w:type="spellStart"/>
      <w:r w:rsidR="004928D1" w:rsidRPr="004928D1">
        <w:rPr>
          <w:rFonts w:ascii="Palatino Linotype" w:eastAsia="Meiryo UI" w:hAnsi="Palatino Linotype" w:cs="Tahoma"/>
          <w:bCs/>
          <w:snapToGrid w:val="0"/>
          <w:spacing w:val="20"/>
          <w:sz w:val="26"/>
          <w:szCs w:val="26"/>
          <w:lang w:val="es-ES_tradnl" w:eastAsia="es-ES"/>
        </w:rPr>
        <w:t>años.</w:t>
      </w:r>
      <w:r w:rsidR="004928D1" w:rsidRPr="004928D1">
        <w:rPr>
          <w:rFonts w:ascii="Palatino Linotype" w:eastAsia="Times New Roman" w:hAnsi="Palatino Linotype" w:cs="Tahoma"/>
          <w:b/>
          <w:bCs/>
          <w:snapToGrid w:val="0"/>
          <w:color w:val="000000"/>
          <w:spacing w:val="20"/>
          <w:sz w:val="26"/>
          <w:szCs w:val="26"/>
          <w:u w:val="single"/>
          <w:lang w:val="es-ES_tradnl" w:eastAsia="es-ES"/>
        </w:rPr>
        <w:t>TRIGESIMO</w:t>
      </w:r>
      <w:proofErr w:type="spellEnd"/>
      <w:r w:rsidR="004928D1" w:rsidRPr="004928D1">
        <w:rPr>
          <w:rFonts w:ascii="Palatino Linotype" w:eastAsia="Times New Roman" w:hAnsi="Palatino Linotype" w:cs="Tahoma"/>
          <w:b/>
          <w:bCs/>
          <w:snapToGrid w:val="0"/>
          <w:color w:val="000000"/>
          <w:spacing w:val="20"/>
          <w:sz w:val="26"/>
          <w:szCs w:val="26"/>
          <w:u w:val="single"/>
          <w:lang w:val="es-ES_tradnl" w:eastAsia="es-ES"/>
        </w:rPr>
        <w:t xml:space="preserve"> OCTAVO</w:t>
      </w:r>
      <w:r w:rsidR="004928D1" w:rsidRPr="004928D1">
        <w:rPr>
          <w:rFonts w:ascii="Palatino Linotype" w:eastAsia="Times New Roman" w:hAnsi="Palatino Linotype" w:cs="Tahoma"/>
          <w:b/>
          <w:bCs/>
          <w:snapToGrid w:val="0"/>
          <w:color w:val="000000"/>
          <w:spacing w:val="20"/>
          <w:sz w:val="26"/>
          <w:szCs w:val="26"/>
          <w:lang w:val="es-ES_tradnl" w:eastAsia="es-ES"/>
        </w:rPr>
        <w:t>:</w:t>
      </w:r>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Times New Roman" w:hAnsi="Palatino Linotype" w:cs="Tahoma"/>
          <w:b/>
          <w:bCs/>
          <w:snapToGrid w:val="0"/>
          <w:color w:val="000000"/>
          <w:spacing w:val="20"/>
          <w:sz w:val="26"/>
          <w:szCs w:val="26"/>
          <w:lang w:val="es-ES_tradnl" w:eastAsia="es-ES"/>
        </w:rPr>
        <w:t xml:space="preserve">Resolución de Controversias. </w:t>
      </w:r>
      <w:r w:rsidR="004928D1" w:rsidRPr="004928D1">
        <w:rPr>
          <w:rFonts w:ascii="Palatino Linotype" w:eastAsia="Times New Roman" w:hAnsi="Palatino Linotype" w:cs="Tahoma"/>
          <w:bCs/>
          <w:snapToGrid w:val="0"/>
          <w:color w:val="000000"/>
          <w:spacing w:val="20"/>
          <w:sz w:val="26"/>
          <w:szCs w:val="26"/>
          <w:lang w:val="es-ES_tradnl" w:eastAsia="es-ES"/>
        </w:rPr>
        <w:t xml:space="preserve">Para todos los efectos del presente contrato, las Partes fijan su domicilio en la comuna y ciudad de Santiago y se someten a la jurisdicción de sus Tribunales Ordinarios de Justicia. No </w:t>
      </w:r>
      <w:proofErr w:type="gramStart"/>
      <w:r w:rsidR="004928D1" w:rsidRPr="004928D1">
        <w:rPr>
          <w:rFonts w:ascii="Palatino Linotype" w:eastAsia="Times New Roman" w:hAnsi="Palatino Linotype" w:cs="Tahoma"/>
          <w:bCs/>
          <w:snapToGrid w:val="0"/>
          <w:color w:val="000000"/>
          <w:spacing w:val="20"/>
          <w:sz w:val="26"/>
          <w:szCs w:val="26"/>
          <w:lang w:val="es-ES_tradnl" w:eastAsia="es-ES"/>
        </w:rPr>
        <w:t>obstante</w:t>
      </w:r>
      <w:proofErr w:type="gramEnd"/>
      <w:r w:rsidR="004928D1" w:rsidRPr="004928D1">
        <w:rPr>
          <w:rFonts w:ascii="Palatino Linotype" w:eastAsia="Times New Roman" w:hAnsi="Palatino Linotype" w:cs="Tahoma"/>
          <w:bCs/>
          <w:snapToGrid w:val="0"/>
          <w:color w:val="000000"/>
          <w:spacing w:val="20"/>
          <w:sz w:val="26"/>
          <w:szCs w:val="26"/>
          <w:lang w:val="es-ES_tradnl" w:eastAsia="es-ES"/>
        </w:rPr>
        <w:t xml:space="preserve"> lo anterior, el</w:t>
      </w:r>
      <w:r w:rsidR="004928D1" w:rsidRPr="004928D1">
        <w:rPr>
          <w:rFonts w:ascii="Palatino Linotype" w:eastAsia="Times New Roman" w:hAnsi="Palatino Linotype" w:cs="Tahoma"/>
          <w:bCs/>
          <w:snapToGrid w:val="0"/>
          <w:spacing w:val="20"/>
          <w:sz w:val="26"/>
          <w:szCs w:val="26"/>
          <w:lang w:val="es-ES_tradnl" w:eastAsia="es-ES"/>
        </w:rPr>
        <w:t xml:space="preserve"> Comprador y el Vendedor acuerdan por este acto, y de acuerdo con lo dispuesto en el artículo </w:t>
      </w:r>
      <w:proofErr w:type="gramStart"/>
      <w:r w:rsidR="004928D1" w:rsidRPr="004928D1">
        <w:rPr>
          <w:rFonts w:ascii="Palatino Linotype" w:eastAsia="Times New Roman" w:hAnsi="Palatino Linotype" w:cs="Tahoma"/>
          <w:bCs/>
          <w:snapToGrid w:val="0"/>
          <w:spacing w:val="20"/>
          <w:sz w:val="26"/>
          <w:szCs w:val="26"/>
          <w:lang w:val="es-ES_tradnl" w:eastAsia="es-ES"/>
        </w:rPr>
        <w:t>diecinueve inciso segundo</w:t>
      </w:r>
      <w:proofErr w:type="gramEnd"/>
      <w:r w:rsidR="004928D1" w:rsidRPr="004928D1">
        <w:rPr>
          <w:rFonts w:ascii="Palatino Linotype" w:eastAsia="Times New Roman" w:hAnsi="Palatino Linotype" w:cs="Tahoma"/>
          <w:bCs/>
          <w:snapToGrid w:val="0"/>
          <w:spacing w:val="20"/>
          <w:sz w:val="26"/>
          <w:szCs w:val="26"/>
          <w:lang w:val="es-ES_tradnl" w:eastAsia="es-ES"/>
        </w:rPr>
        <w:t xml:space="preserve"> de la Ley General de Urbanismo y Construcciones, someter a arbitraje todos aquellos asuntos derivados de la responsabilidad del propietario primer vendedor por defectos o fallas en la construcción del inmueble materia del presente contrato, de acuerdo con lo dispuesto en el artículo dieciocho de la Ley General de Urbanismo y Construcciones. El árbitro será un árbitro de derecho, con facultades de arbitrador en cuanto al procedimiento, y deberá ser designado por el juez letrado competente y tener, a lo menos, cinco años de ejercicio profesional, conforme lo prescrito por el precitado artículo diecinueve. Las Partes acuerdan desde ya que dicho nombramiento deberá recaer en uno de los miembros integrantes de la nómina de árbitros del </w:t>
      </w:r>
      <w:r w:rsidR="004928D1" w:rsidRPr="004928D1">
        <w:rPr>
          <w:rFonts w:ascii="Palatino Linotype" w:eastAsia="Times New Roman" w:hAnsi="Palatino Linotype" w:cs="Tahoma"/>
          <w:bCs/>
          <w:snapToGrid w:val="0"/>
          <w:spacing w:val="20"/>
          <w:sz w:val="26"/>
          <w:szCs w:val="26"/>
          <w:lang w:val="es-ES_tradnl" w:eastAsia="es-ES"/>
        </w:rPr>
        <w:lastRenderedPageBreak/>
        <w:t xml:space="preserve">Centro de </w:t>
      </w:r>
      <w:r w:rsidR="004928D1" w:rsidRPr="003925C9">
        <w:rPr>
          <w:rFonts w:ascii="Palatino Linotype" w:eastAsia="Times New Roman" w:hAnsi="Palatino Linotype" w:cs="Tahoma"/>
          <w:bCs/>
          <w:snapToGrid w:val="0"/>
          <w:spacing w:val="20"/>
          <w:sz w:val="26"/>
          <w:szCs w:val="26"/>
          <w:lang w:val="es-ES_tradnl" w:eastAsia="es-ES"/>
        </w:rPr>
        <w:t>Arbitraje y Mediación de la Cámara de Comercio de Santiago.</w:t>
      </w:r>
      <w:r w:rsidR="004928D1" w:rsidRPr="003925C9">
        <w:rPr>
          <w:rFonts w:ascii="Palatino Linotype" w:eastAsia="Times New Roman" w:hAnsi="Palatino Linotype" w:cs="Arial"/>
          <w:bCs/>
          <w:snapToGrid w:val="0"/>
          <w:spacing w:val="20"/>
          <w:sz w:val="26"/>
          <w:szCs w:val="26"/>
          <w:lang w:val="es-ES_tradnl" w:eastAsia="es-ES"/>
        </w:rPr>
        <w:t xml:space="preserve"> Las partes dejan expresa constancia </w:t>
      </w:r>
      <w:proofErr w:type="gramStart"/>
      <w:r w:rsidR="004928D1" w:rsidRPr="003925C9">
        <w:rPr>
          <w:rFonts w:ascii="Palatino Linotype" w:eastAsia="Times New Roman" w:hAnsi="Palatino Linotype" w:cs="Arial"/>
          <w:bCs/>
          <w:snapToGrid w:val="0"/>
          <w:spacing w:val="20"/>
          <w:sz w:val="26"/>
          <w:szCs w:val="26"/>
          <w:lang w:val="es-ES_tradnl" w:eastAsia="es-ES"/>
        </w:rPr>
        <w:t>que</w:t>
      </w:r>
      <w:proofErr w:type="gramEnd"/>
      <w:r w:rsidR="004928D1" w:rsidRPr="003925C9">
        <w:rPr>
          <w:rFonts w:ascii="Palatino Linotype" w:eastAsia="Times New Roman" w:hAnsi="Palatino Linotype" w:cs="Arial"/>
          <w:bCs/>
          <w:snapToGrid w:val="0"/>
          <w:spacing w:val="20"/>
          <w:sz w:val="26"/>
          <w:szCs w:val="26"/>
          <w:lang w:val="es-ES_tradnl" w:eastAsia="es-ES"/>
        </w:rPr>
        <w:t xml:space="preserve"> de someterse a arbitraje, el resultado </w:t>
      </w:r>
      <w:proofErr w:type="gramStart"/>
      <w:r w:rsidR="004928D1" w:rsidRPr="003925C9">
        <w:rPr>
          <w:rFonts w:ascii="Palatino Linotype" w:eastAsia="Times New Roman" w:hAnsi="Palatino Linotype" w:cs="Arial"/>
          <w:bCs/>
          <w:snapToGrid w:val="0"/>
          <w:spacing w:val="20"/>
          <w:sz w:val="26"/>
          <w:szCs w:val="26"/>
          <w:lang w:val="es-ES_tradnl" w:eastAsia="es-ES"/>
        </w:rPr>
        <w:t>del mismo</w:t>
      </w:r>
      <w:proofErr w:type="gramEnd"/>
      <w:r w:rsidR="004928D1" w:rsidRPr="003925C9">
        <w:rPr>
          <w:rFonts w:ascii="Palatino Linotype" w:eastAsia="Times New Roman" w:hAnsi="Palatino Linotype" w:cs="Arial"/>
          <w:bCs/>
          <w:snapToGrid w:val="0"/>
          <w:spacing w:val="20"/>
          <w:sz w:val="26"/>
          <w:szCs w:val="26"/>
          <w:lang w:val="es-ES_tradnl" w:eastAsia="es-ES"/>
        </w:rPr>
        <w:t xml:space="preserve"> no afectará de manera alguna a </w:t>
      </w:r>
      <w:r w:rsidR="004928D1" w:rsidRPr="003925C9">
        <w:rPr>
          <w:rFonts w:ascii="Palatino Linotype" w:eastAsia="Times New Roman" w:hAnsi="Palatino Linotype" w:cs="Arial"/>
          <w:b/>
          <w:bCs/>
          <w:snapToGrid w:val="0"/>
          <w:spacing w:val="20"/>
          <w:sz w:val="26"/>
          <w:szCs w:val="26"/>
          <w:lang w:val="es-ES_tradnl" w:eastAsia="es-ES"/>
        </w:rPr>
        <w:t xml:space="preserve">HIPOTECARIA CONCRECES S.A., </w:t>
      </w:r>
      <w:r w:rsidR="004928D1" w:rsidRPr="003925C9">
        <w:rPr>
          <w:rFonts w:ascii="Palatino Linotype" w:eastAsia="Times New Roman" w:hAnsi="Palatino Linotype" w:cs="Arial"/>
          <w:bCs/>
          <w:snapToGrid w:val="0"/>
          <w:spacing w:val="20"/>
          <w:sz w:val="26"/>
          <w:szCs w:val="26"/>
          <w:lang w:val="es-ES_tradnl" w:eastAsia="es-ES"/>
        </w:rPr>
        <w:t xml:space="preserve">asimismo, </w:t>
      </w:r>
      <w:r w:rsidR="004928D1" w:rsidRPr="003925C9">
        <w:rPr>
          <w:rFonts w:ascii="Palatino Linotype" w:eastAsia="Times New Roman" w:hAnsi="Palatino Linotype" w:cs="Arial"/>
          <w:b/>
          <w:bCs/>
          <w:snapToGrid w:val="0"/>
          <w:spacing w:val="20"/>
          <w:sz w:val="26"/>
          <w:szCs w:val="26"/>
          <w:lang w:val="es-ES_tradnl" w:eastAsia="es-ES"/>
        </w:rPr>
        <w:t>dejan constancia que esta cláusula rige exclusivamente entre el Comprador y Vendedor.</w:t>
      </w:r>
      <w:r w:rsidR="004928D1" w:rsidRPr="003925C9">
        <w:rPr>
          <w:rFonts w:ascii="Palatino Linotype" w:eastAsia="Times New Roman" w:hAnsi="Palatino Linotype" w:cs="Arial"/>
          <w:bCs/>
          <w:snapToGrid w:val="0"/>
          <w:spacing w:val="20"/>
          <w:sz w:val="26"/>
          <w:szCs w:val="26"/>
          <w:lang w:val="es-ES_tradnl" w:eastAsia="es-ES"/>
        </w:rPr>
        <w:t xml:space="preserve"> A mayor abundamiento, todo lo relacionado entre </w:t>
      </w:r>
      <w:r w:rsidR="004928D1" w:rsidRPr="003925C9">
        <w:rPr>
          <w:rFonts w:ascii="Palatino Linotype" w:eastAsia="Times New Roman" w:hAnsi="Palatino Linotype" w:cs="Arial"/>
          <w:b/>
          <w:bCs/>
          <w:snapToGrid w:val="0"/>
          <w:spacing w:val="20"/>
          <w:sz w:val="26"/>
          <w:szCs w:val="26"/>
          <w:lang w:val="es-ES_tradnl" w:eastAsia="es-ES"/>
        </w:rPr>
        <w:t xml:space="preserve">HIPOTECARIA CONCRECES S.A. </w:t>
      </w:r>
      <w:r w:rsidR="004928D1" w:rsidRPr="003925C9">
        <w:rPr>
          <w:rFonts w:ascii="Palatino Linotype" w:eastAsia="Times New Roman" w:hAnsi="Palatino Linotype" w:cs="Arial"/>
          <w:bCs/>
          <w:snapToGrid w:val="0"/>
          <w:spacing w:val="20"/>
          <w:sz w:val="26"/>
          <w:szCs w:val="26"/>
          <w:lang w:val="es-ES_tradnl" w:eastAsia="es-ES"/>
        </w:rPr>
        <w:t>y el Comprador.</w:t>
      </w:r>
      <w:r w:rsidR="003925C9">
        <w:rPr>
          <w:rFonts w:ascii="Palatino Linotype" w:eastAsia="Times New Roman" w:hAnsi="Palatino Linotype" w:cs="Arial"/>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color w:val="000000"/>
          <w:spacing w:val="20"/>
          <w:sz w:val="26"/>
          <w:szCs w:val="26"/>
          <w:u w:val="single"/>
          <w:lang w:val="es-ES_tradnl" w:eastAsia="es-ES"/>
        </w:rPr>
        <w:t>TRIGESIMO NOVENO</w:t>
      </w:r>
      <w:r w:rsidR="004928D1" w:rsidRPr="004928D1">
        <w:rPr>
          <w:rFonts w:ascii="Palatino Linotype" w:eastAsia="Meiryo UI" w:hAnsi="Palatino Linotype" w:cs="Tahoma"/>
          <w:b/>
          <w:bCs/>
          <w:snapToGrid w:val="0"/>
          <w:spacing w:val="20"/>
          <w:sz w:val="26"/>
          <w:szCs w:val="26"/>
          <w:lang w:val="es-ES_tradnl" w:eastAsia="es-ES"/>
        </w:rPr>
        <w:t>: Mandato Especial</w:t>
      </w:r>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Times New Roman" w:hAnsi="Palatino Linotype" w:cs="Tahoma"/>
          <w:bCs/>
          <w:snapToGrid w:val="0"/>
          <w:spacing w:val="20"/>
          <w:sz w:val="26"/>
          <w:szCs w:val="26"/>
          <w:lang w:val="es-ES_tradnl" w:eastAsia="es-ES"/>
        </w:rPr>
        <w:t xml:space="preserve">El Comprador faculta a la Vendedora o quien le suceda en el dominio, para realizar los siguientes actos: </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spacing w:val="20"/>
          <w:sz w:val="26"/>
          <w:szCs w:val="26"/>
          <w:lang w:val="es-ES_tradnl" w:eastAsia="es-ES"/>
        </w:rPr>
        <w:t>a.</w:t>
      </w:r>
      <w:r w:rsidR="004928D1" w:rsidRPr="004928D1">
        <w:rPr>
          <w:rFonts w:ascii="Palatino Linotype" w:eastAsia="Times New Roman" w:hAnsi="Palatino Linotype" w:cs="Tahoma"/>
          <w:bCs/>
          <w:snapToGrid w:val="0"/>
          <w:spacing w:val="20"/>
          <w:sz w:val="26"/>
          <w:szCs w:val="26"/>
          <w:lang w:val="es-ES_tradnl" w:eastAsia="es-ES"/>
        </w:rPr>
        <w:t xml:space="preserve"> Solicitar y obtener las modificaciones a los permisos de obras referentes a las edificaciones que se desarrollan actualmente o que se desarrollen en el futuro sobre el terreno sobre el cual se desarrolla el Condominio, así como aquellos que sean anexados; solicitar y obtener las recepciones parciales o totales, definitivas y/o provisorias para las obras en ejecución o cada una de sus etapas; efectuar y/o aceptar las modificaciones de las recepciones definitivas y/o autorizaciones de venta conforme a la Ley de Copropiedad Inmobiliaria concedidas o por concederse; confeccionar y presentar los planos, memorias y demás antecedentes que se requieran para tales efectos. </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spacing w:val="20"/>
          <w:sz w:val="26"/>
          <w:szCs w:val="26"/>
          <w:lang w:val="es-ES_tradnl" w:eastAsia="es-ES"/>
        </w:rPr>
        <w:t>b.</w:t>
      </w:r>
      <w:r w:rsidR="004928D1" w:rsidRPr="004928D1">
        <w:rPr>
          <w:rFonts w:ascii="Palatino Linotype" w:eastAsia="Times New Roman" w:hAnsi="Palatino Linotype" w:cs="Tahoma"/>
          <w:bCs/>
          <w:snapToGrid w:val="0"/>
          <w:spacing w:val="20"/>
          <w:sz w:val="26"/>
          <w:szCs w:val="26"/>
          <w:lang w:val="es-ES_tradnl" w:eastAsia="es-ES"/>
        </w:rPr>
        <w:t xml:space="preserve"> Concluir la construcción del Condominio y en toda la superficie del terreno que corresponda. </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spacing w:val="20"/>
          <w:sz w:val="26"/>
          <w:szCs w:val="26"/>
          <w:lang w:val="es-ES_tradnl" w:eastAsia="es-ES"/>
        </w:rPr>
        <w:t>c.</w:t>
      </w:r>
      <w:r w:rsidR="004928D1" w:rsidRPr="004928D1">
        <w:rPr>
          <w:rFonts w:ascii="Palatino Linotype" w:eastAsia="Times New Roman" w:hAnsi="Palatino Linotype" w:cs="Tahoma"/>
          <w:bCs/>
          <w:snapToGrid w:val="0"/>
          <w:spacing w:val="20"/>
          <w:sz w:val="26"/>
          <w:szCs w:val="26"/>
          <w:lang w:val="es-ES_tradnl" w:eastAsia="es-ES"/>
        </w:rPr>
        <w:t xml:space="preserve"> Fijar y modificar los porcentajes o proporciones establecidos en la Tabla de Prorrateo que se señalan el Reglamento de Copropiedad, en especial aquellas que sean necesarias para hacer extensivo el Reglamento de Copropiedad, a las unidades de que se compone el Proyecto, como asimismo, cuando sea necesario como consecuencia de las modificaciones que se introduzcan en los Permisos de Obra </w:t>
      </w:r>
      <w:r w:rsidR="004928D1" w:rsidRPr="004928D1">
        <w:rPr>
          <w:rFonts w:ascii="Palatino Linotype" w:eastAsia="Times New Roman" w:hAnsi="Palatino Linotype" w:cs="Tahoma"/>
          <w:bCs/>
          <w:snapToGrid w:val="0"/>
          <w:spacing w:val="20"/>
          <w:sz w:val="26"/>
          <w:szCs w:val="26"/>
          <w:lang w:val="es-ES_tradnl" w:eastAsia="es-ES"/>
        </w:rPr>
        <w:lastRenderedPageBreak/>
        <w:t xml:space="preserve">de estas edificaciones o en las resoluciones sobre Recepción Municipal o Autorización de Venta conforme a las disposiciones de la Ley de Copropiedad Inmobiliaria. Fijar y modificar los porcentajes o proporciones de dominio que corresponderá a cada departamento del Condominio sobre los bienes comunes; fijar y modificar los porcentajes o proporciones de dominio que corresponderá a cada unidad de los Edificios del Condominio sobre los bienes comunes; fijar y modificar los porcentajes o proporciones en que cada uno de los propietarios deberá concurrir al pago de los gastos comunes. </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spacing w:val="20"/>
          <w:sz w:val="26"/>
          <w:szCs w:val="26"/>
          <w:lang w:val="es-ES_tradnl" w:eastAsia="es-ES"/>
        </w:rPr>
        <w:t>d.</w:t>
      </w:r>
      <w:r w:rsidR="004928D1" w:rsidRPr="004928D1">
        <w:rPr>
          <w:rFonts w:ascii="Palatino Linotype" w:eastAsia="Times New Roman" w:hAnsi="Palatino Linotype" w:cs="Tahoma"/>
          <w:bCs/>
          <w:snapToGrid w:val="0"/>
          <w:spacing w:val="20"/>
          <w:sz w:val="26"/>
          <w:szCs w:val="26"/>
          <w:lang w:val="es-ES_tradnl" w:eastAsia="es-ES"/>
        </w:rPr>
        <w:t xml:space="preserve"> Constituir servidumbres en favor de empresas de suministro de servicios públicos o servicios domiciliarios de cualquier tipo; constituir cualesquiera otros gravámenes o servidumbres sobre todo o parte del terreno y/o espacios comunes del Condominio que tengan por objeto reglamentar el paso de ductos, cañerías, cables, colectores, tránsito de personas, materiales de construcción u otros elementos destinados a implementar servicios necesarios para dotar de urbanización o servicios domiciliarios al inmueble singularizado en la cláusula primera de esta escritura, hasta el completo desarrollo del Condominio.</w:t>
      </w:r>
      <w:r w:rsidR="004928D1" w:rsidRPr="004928D1">
        <w:rPr>
          <w:rFonts w:ascii="Palatino Linotype" w:eastAsia="Times New Roman" w:hAnsi="Palatino Linotype" w:cs="Tahoma"/>
          <w:b/>
          <w:bCs/>
          <w:snapToGrid w:val="0"/>
          <w:spacing w:val="20"/>
          <w:sz w:val="26"/>
          <w:szCs w:val="26"/>
          <w:lang w:val="es-ES_tradnl" w:eastAsia="es-ES"/>
        </w:rPr>
        <w:t xml:space="preserve"> e.</w:t>
      </w:r>
      <w:r w:rsidR="004928D1" w:rsidRPr="004928D1">
        <w:rPr>
          <w:rFonts w:ascii="Palatino Linotype" w:eastAsia="Times New Roman" w:hAnsi="Palatino Linotype" w:cs="Tahoma"/>
          <w:bCs/>
          <w:snapToGrid w:val="0"/>
          <w:spacing w:val="20"/>
          <w:sz w:val="26"/>
          <w:szCs w:val="26"/>
          <w:lang w:val="es-ES_tradnl" w:eastAsia="es-ES"/>
        </w:rPr>
        <w:t xml:space="preserve"> Para concurrir ante la Municipalidad respectiva, el Servicio de Impuestos Internos, Ministerio de Vivienda y Urbanismo, </w:t>
      </w:r>
      <w:proofErr w:type="gramStart"/>
      <w:r w:rsidR="004928D1" w:rsidRPr="004928D1">
        <w:rPr>
          <w:rFonts w:ascii="Palatino Linotype" w:eastAsia="Times New Roman" w:hAnsi="Palatino Linotype" w:cs="Tahoma"/>
          <w:bCs/>
          <w:snapToGrid w:val="0"/>
          <w:spacing w:val="20"/>
          <w:sz w:val="26"/>
          <w:szCs w:val="26"/>
          <w:lang w:val="es-ES_tradnl" w:eastAsia="es-ES"/>
        </w:rPr>
        <w:t>Secretaria</w:t>
      </w:r>
      <w:proofErr w:type="gramEnd"/>
      <w:r w:rsidR="004928D1" w:rsidRPr="004928D1">
        <w:rPr>
          <w:rFonts w:ascii="Palatino Linotype" w:eastAsia="Times New Roman" w:hAnsi="Palatino Linotype" w:cs="Tahoma"/>
          <w:bCs/>
          <w:snapToGrid w:val="0"/>
          <w:spacing w:val="20"/>
          <w:sz w:val="26"/>
          <w:szCs w:val="26"/>
          <w:lang w:val="es-ES_tradnl" w:eastAsia="es-ES"/>
        </w:rPr>
        <w:t xml:space="preserve"> Ministerial de Vivienda y Urbanismo respectiva, Conservador de Bienes Raíces respectivo o ante cualquier organismo o institución público y/o privado, pudiendo firmar instrumento públicos o privados, efectuando toda clase de declaraciones, presentaciones, solicitudes de permisos, resoluciones, certificados y recepciones y sus respectivas modificaciones. </w:t>
      </w:r>
      <w:r w:rsidR="004928D1" w:rsidRPr="004928D1">
        <w:rPr>
          <w:rFonts w:ascii="Palatino Linotype" w:eastAsia="Times New Roman" w:hAnsi="Palatino Linotype" w:cs="Tahoma"/>
          <w:b/>
          <w:bCs/>
          <w:snapToGrid w:val="0"/>
          <w:spacing w:val="20"/>
          <w:sz w:val="26"/>
          <w:szCs w:val="26"/>
          <w:lang w:val="es-ES_tradnl" w:eastAsia="es-ES"/>
        </w:rPr>
        <w:t>f.</w:t>
      </w:r>
      <w:r w:rsidR="004928D1" w:rsidRPr="004928D1">
        <w:rPr>
          <w:rFonts w:ascii="Palatino Linotype" w:eastAsia="Meiryo UI" w:hAnsi="Palatino Linotype" w:cs="Tahoma"/>
          <w:bCs/>
          <w:snapToGrid w:val="0"/>
          <w:spacing w:val="20"/>
          <w:sz w:val="26"/>
          <w:szCs w:val="26"/>
          <w:lang w:val="es-ES_tradnl" w:eastAsia="es-ES"/>
        </w:rPr>
        <w:t xml:space="preserve"> Sustituir, reemplazar, modificar y archivar, los planos de </w:t>
      </w:r>
      <w:r w:rsidR="004928D1" w:rsidRPr="004928D1">
        <w:rPr>
          <w:rFonts w:ascii="Palatino Linotype" w:eastAsia="Meiryo UI" w:hAnsi="Palatino Linotype" w:cs="Tahoma"/>
          <w:bCs/>
          <w:snapToGrid w:val="0"/>
          <w:spacing w:val="20"/>
          <w:sz w:val="26"/>
          <w:szCs w:val="26"/>
          <w:lang w:val="es-ES_tradnl" w:eastAsia="es-ES"/>
        </w:rPr>
        <w:lastRenderedPageBreak/>
        <w:t>copropiedad inmobiliaria que hubieren sido autorizados con motivo de la parcial y/o recepción definitiva, pudiendo incluso remplazar aquellos nuevos que se extiendan por aquellos que hubieren sido oportunamente archivados en el Conservador de Bienes Raíces respectivo, con el objeto de adecuarlos a las eventuales modificaciones y alteraciones que hubiere experimentado el Condominio con motivo de su ejecución.</w:t>
      </w:r>
      <w:r w:rsidR="003925C9">
        <w:rPr>
          <w:rFonts w:ascii="Palatino Linotype" w:eastAsia="Meiryo UI" w:hAnsi="Palatino Linotype" w:cs="Tahoma"/>
          <w:bCs/>
          <w:snapToGrid w:val="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lang w:val="es-ES_tradnl" w:eastAsia="es-ES"/>
        </w:rPr>
        <w:t xml:space="preserve">g. </w:t>
      </w:r>
      <w:r w:rsidR="004928D1" w:rsidRPr="004928D1">
        <w:rPr>
          <w:rFonts w:ascii="Palatino Linotype" w:eastAsia="Meiryo UI" w:hAnsi="Palatino Linotype" w:cs="Tahoma"/>
          <w:bCs/>
          <w:snapToGrid w:val="0"/>
          <w:spacing w:val="20"/>
          <w:sz w:val="26"/>
          <w:szCs w:val="26"/>
          <w:lang w:val="es-ES_tradnl" w:eastAsia="es-ES"/>
        </w:rPr>
        <w:t xml:space="preserve">Asistir con derecho a voz y voto a las Asambleas de Copropietarios, tanto ordinarias como extraordinarias, incluido para representarlo en las Consultas por escrito, reguladas por la Ley de Copropiedad Inmobiliaria, que deban celebrarse en conformidad a la ley con el objeto de establecer, modificar y/o alterar, el derecho que corresponda a cada unidad sobre los bienes de dominio común, y/o cada vez que sea procedente, se requiriera por solicitud de la Dirección de Obras de la Municipalidad y/o el Conservador de Bienes Raíces respectivo, para la aprobación todo tipo de modificaciones, rectificaciones, aclaraciones y complementaciones al Permiso de Edificación del Condominio, a la copropiedad Inmobiliaria, al Reglamento de Copropiedad sus correspondientes modificaciones, a los certificados de recepción de edificación, ya fueren totales y/o parciales, y a los planos del </w:t>
      </w:r>
      <w:proofErr w:type="spellStart"/>
      <w:r w:rsidR="004928D1" w:rsidRPr="004928D1">
        <w:rPr>
          <w:rFonts w:ascii="Palatino Linotype" w:eastAsia="Meiryo UI" w:hAnsi="Palatino Linotype" w:cs="Tahoma"/>
          <w:bCs/>
          <w:snapToGrid w:val="0"/>
          <w:spacing w:val="20"/>
          <w:sz w:val="26"/>
          <w:szCs w:val="26"/>
          <w:lang w:val="es-ES_tradnl" w:eastAsia="es-ES"/>
        </w:rPr>
        <w:t>Condominio.Se</w:t>
      </w:r>
      <w:proofErr w:type="spellEnd"/>
      <w:r w:rsidR="004928D1" w:rsidRPr="004928D1">
        <w:rPr>
          <w:rFonts w:ascii="Palatino Linotype" w:eastAsia="Meiryo UI" w:hAnsi="Palatino Linotype" w:cs="Tahoma"/>
          <w:bCs/>
          <w:snapToGrid w:val="0"/>
          <w:spacing w:val="20"/>
          <w:sz w:val="26"/>
          <w:szCs w:val="26"/>
          <w:lang w:val="es-ES_tradnl" w:eastAsia="es-ES"/>
        </w:rPr>
        <w:t xml:space="preserve"> deja constancia que el presente mandato conferido no será remunerado y que los Mandatarios quedan liberados de la obligación de rendir cuenta de su gestión. El presente mandato se encontrará vigente mientras se encuentre pendiente la enajenación de la totalidad de las unidades del Proyecto. </w:t>
      </w:r>
      <w:r w:rsidR="004928D1" w:rsidRPr="004928D1">
        <w:rPr>
          <w:rFonts w:ascii="Palatino Linotype" w:eastAsia="Times New Roman" w:hAnsi="Palatino Linotype" w:cs="Tahoma"/>
          <w:bCs/>
          <w:snapToGrid w:val="0"/>
          <w:spacing w:val="20"/>
          <w:sz w:val="26"/>
          <w:szCs w:val="26"/>
          <w:lang w:val="es-ES_tradnl" w:eastAsia="es-ES"/>
        </w:rPr>
        <w:t xml:space="preserve">Se deja constancia que el presente mandato constituye un gravamen o limitación impuesta al Comprador, así como a los futuros adquirientes de lo vendido, en los </w:t>
      </w:r>
      <w:r w:rsidR="004928D1" w:rsidRPr="004928D1">
        <w:rPr>
          <w:rFonts w:ascii="Palatino Linotype" w:eastAsia="Times New Roman" w:hAnsi="Palatino Linotype" w:cs="Tahoma"/>
          <w:bCs/>
          <w:snapToGrid w:val="0"/>
          <w:spacing w:val="20"/>
          <w:sz w:val="26"/>
          <w:szCs w:val="26"/>
          <w:lang w:val="es-ES_tradnl" w:eastAsia="es-ES"/>
        </w:rPr>
        <w:lastRenderedPageBreak/>
        <w:t xml:space="preserve">términos señalados en los textos legales citados, y que como tal obliga a los actuales propietarios y a quienes en el futuro adquieran cada una de las unidades enajenables de estas edificaciones y a sus sucesores o continuadores en el dominio de todas ellas por este sólo hecho. El presente mandato tiene el carácter de irrevocable en los términos establecidos en el artículo doscientos cuarenta y uno del Código de Comercio, de manera que no podrá ser dejado sin efecto sin previo consentimiento escrito del mandatario. Al efecto, los futuros propietarios de las unidades del Proyecto conferirán al Vendedor, o a quien le suceda o reemplace, al aceptar el correspondiente Reglamento de Copropiedad del Condominio, en la respectiva escritura de compraventa, mandato irrevocable para efectuar dichas presentaciones, modificaciones y/o complementaciones al Reglamento de Copropiedad y todos los permisos asociados que se señalan y sus modificaciones, sin limitación ni restricción alguna. En consecuencia, el que por cualquier título transfiera el dominio de una unidad que forma parte del Proyecto, ya sea por acto entre vivos o sucesión por causa de muerte, estará obligado a incorporar en el contrato respectivo, o en la escritura de adjudicación, la declaración de aceptación del Reglamento de Copropiedad efectuada por el adquirente de </w:t>
      </w:r>
      <w:proofErr w:type="gramStart"/>
      <w:r w:rsidR="004928D1" w:rsidRPr="004928D1">
        <w:rPr>
          <w:rFonts w:ascii="Palatino Linotype" w:eastAsia="Times New Roman" w:hAnsi="Palatino Linotype" w:cs="Tahoma"/>
          <w:bCs/>
          <w:snapToGrid w:val="0"/>
          <w:spacing w:val="20"/>
          <w:sz w:val="26"/>
          <w:szCs w:val="26"/>
          <w:lang w:val="es-ES_tradnl" w:eastAsia="es-ES"/>
        </w:rPr>
        <w:t>la misma</w:t>
      </w:r>
      <w:proofErr w:type="gramEnd"/>
      <w:r w:rsidR="004928D1" w:rsidRPr="004928D1">
        <w:rPr>
          <w:rFonts w:ascii="Palatino Linotype" w:eastAsia="Times New Roman" w:hAnsi="Palatino Linotype" w:cs="Tahoma"/>
          <w:bCs/>
          <w:snapToGrid w:val="0"/>
          <w:spacing w:val="20"/>
          <w:sz w:val="26"/>
          <w:szCs w:val="26"/>
          <w:lang w:val="es-ES_tradnl" w:eastAsia="es-ES"/>
        </w:rPr>
        <w:t xml:space="preserve"> y del presente mandato. Aquel propietario que no diere cumplimiento a esta obligación responderá solidariamente con el sucesor en dominio del pago de las indemnizaciones que </w:t>
      </w:r>
      <w:proofErr w:type="spellStart"/>
      <w:proofErr w:type="gramStart"/>
      <w:r w:rsidR="004928D1" w:rsidRPr="004928D1">
        <w:rPr>
          <w:rFonts w:ascii="Palatino Linotype" w:eastAsia="Times New Roman" w:hAnsi="Palatino Linotype" w:cs="Tahoma"/>
          <w:bCs/>
          <w:snapToGrid w:val="0"/>
          <w:spacing w:val="20"/>
          <w:sz w:val="26"/>
          <w:szCs w:val="26"/>
          <w:lang w:val="es-ES_tradnl" w:eastAsia="es-ES"/>
        </w:rPr>
        <w:t>correspondan.Finalmente</w:t>
      </w:r>
      <w:proofErr w:type="spellEnd"/>
      <w:proofErr w:type="gramEnd"/>
      <w:r w:rsidR="004928D1" w:rsidRPr="004928D1">
        <w:rPr>
          <w:rFonts w:ascii="Palatino Linotype" w:eastAsia="Times New Roman" w:hAnsi="Palatino Linotype" w:cs="Tahoma"/>
          <w:bCs/>
          <w:snapToGrid w:val="0"/>
          <w:spacing w:val="20"/>
          <w:sz w:val="26"/>
          <w:szCs w:val="26"/>
          <w:lang w:val="es-ES_tradnl" w:eastAsia="es-ES"/>
        </w:rPr>
        <w:t xml:space="preserve">, y mayor abundamiento, en este acto la Compradora ratifica todas y cada una de las facultades conferidas a </w:t>
      </w:r>
      <w:r w:rsidR="004928D1" w:rsidRPr="004928D1">
        <w:rPr>
          <w:rFonts w:ascii="Palatino Linotype" w:eastAsia="Yu Mincho" w:hAnsi="Palatino Linotype" w:cs="Tahoma"/>
          <w:b/>
          <w:bCs/>
          <w:snapToGrid w:val="0"/>
          <w:spacing w:val="20"/>
          <w:sz w:val="26"/>
          <w:szCs w:val="26"/>
          <w:lang w:val="es-ES_tradnl" w:eastAsia="es-ES"/>
        </w:rPr>
        <w:t>BOETSCH S.A.</w:t>
      </w:r>
      <w:r w:rsidR="004928D1" w:rsidRPr="004928D1">
        <w:rPr>
          <w:rFonts w:ascii="Palatino Linotype" w:eastAsia="Times New Roman" w:hAnsi="Palatino Linotype" w:cs="Tahoma"/>
          <w:bCs/>
          <w:snapToGrid w:val="0"/>
          <w:spacing w:val="20"/>
          <w:sz w:val="26"/>
          <w:szCs w:val="26"/>
          <w:lang w:val="es-ES_tradnl" w:eastAsia="es-ES"/>
        </w:rPr>
        <w:t xml:space="preserve"> o quien le suceda o reemplace, en el referido Reglamento de Copropiedad Inmobiliaria del </w:t>
      </w:r>
      <w:r w:rsidR="004928D1" w:rsidRPr="004928D1">
        <w:rPr>
          <w:rFonts w:ascii="Palatino Linotype" w:eastAsia="Times New Roman" w:hAnsi="Palatino Linotype" w:cs="Tahoma"/>
          <w:bCs/>
          <w:snapToGrid w:val="0"/>
          <w:spacing w:val="20"/>
          <w:sz w:val="26"/>
          <w:szCs w:val="26"/>
          <w:lang w:val="es-ES_tradnl" w:eastAsia="es-ES"/>
        </w:rPr>
        <w:lastRenderedPageBreak/>
        <w:t>Condominio, en especial no siendo necesaria su reproducción.</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Cs/>
          <w:snapToGrid w:val="0"/>
          <w:color w:val="000000"/>
          <w:spacing w:val="20"/>
          <w:sz w:val="26"/>
          <w:szCs w:val="26"/>
          <w:lang w:val="es-ES_tradnl" w:eastAsia="es-ES"/>
        </w:rPr>
        <w:t xml:space="preserve">En caso de disolución y/o fallecimiento de uno cualquiera de los mandantes, este mandato continuará vigente, </w:t>
      </w:r>
      <w:proofErr w:type="gramStart"/>
      <w:r w:rsidR="004928D1" w:rsidRPr="004928D1">
        <w:rPr>
          <w:rFonts w:ascii="Palatino Linotype" w:eastAsia="Times New Roman" w:hAnsi="Palatino Linotype" w:cs="Tahoma"/>
          <w:bCs/>
          <w:snapToGrid w:val="0"/>
          <w:color w:val="000000"/>
          <w:spacing w:val="20"/>
          <w:sz w:val="26"/>
          <w:szCs w:val="26"/>
          <w:lang w:val="es-ES_tradnl" w:eastAsia="es-ES"/>
        </w:rPr>
        <w:t>de acuerdo a</w:t>
      </w:r>
      <w:proofErr w:type="gramEnd"/>
      <w:r w:rsidR="004928D1" w:rsidRPr="004928D1">
        <w:rPr>
          <w:rFonts w:ascii="Palatino Linotype" w:eastAsia="Times New Roman" w:hAnsi="Palatino Linotype" w:cs="Tahoma"/>
          <w:bCs/>
          <w:snapToGrid w:val="0"/>
          <w:color w:val="000000"/>
          <w:spacing w:val="20"/>
          <w:sz w:val="26"/>
          <w:szCs w:val="26"/>
          <w:lang w:val="es-ES_tradnl" w:eastAsia="es-ES"/>
        </w:rPr>
        <w:t xml:space="preserve"> lo dispuesto en el artículo dos mil ciento sesenta y nueve del Código Civil, pues también está destinado a ejecutarse después de su disolución y/o muerte, respectivamente. </w:t>
      </w:r>
      <w:r w:rsidR="004928D1" w:rsidRPr="004928D1">
        <w:rPr>
          <w:rFonts w:ascii="Palatino Linotype" w:eastAsia="Meiryo UI" w:hAnsi="Palatino Linotype" w:cs="Tahoma"/>
          <w:b/>
          <w:bCs/>
          <w:snapToGrid w:val="0"/>
          <w:spacing w:val="20"/>
          <w:sz w:val="26"/>
          <w:szCs w:val="26"/>
          <w:u w:val="single"/>
          <w:lang w:val="es-ES_tradnl" w:eastAsia="es-ES"/>
        </w:rPr>
        <w:t>CUADRAGESIMO</w:t>
      </w:r>
      <w:r w:rsidR="004928D1" w:rsidRPr="004928D1">
        <w:rPr>
          <w:rFonts w:ascii="Palatino Linotype" w:eastAsia="Meiryo UI" w:hAnsi="Palatino Linotype" w:cs="Tahoma"/>
          <w:b/>
          <w:bCs/>
          <w:snapToGrid w:val="0"/>
          <w:spacing w:val="20"/>
          <w:sz w:val="26"/>
          <w:szCs w:val="26"/>
          <w:lang w:val="es-ES_tradnl" w:eastAsia="es-ES"/>
        </w:rPr>
        <w:t>:</w:t>
      </w:r>
      <w:r w:rsidR="004928D1" w:rsidRPr="004928D1">
        <w:rPr>
          <w:rFonts w:ascii="Palatino Linotype" w:eastAsia="Meiryo UI"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spacing w:val="20"/>
          <w:sz w:val="26"/>
          <w:szCs w:val="26"/>
          <w:lang w:val="es-ES_tradnl" w:eastAsia="es-ES"/>
        </w:rPr>
        <w:t xml:space="preserve">Proyecto. </w:t>
      </w:r>
      <w:r w:rsidR="004928D1" w:rsidRPr="004928D1">
        <w:rPr>
          <w:rFonts w:ascii="Palatino Linotype" w:eastAsia="Times New Roman" w:hAnsi="Palatino Linotype" w:cs="Tahoma"/>
          <w:bCs/>
          <w:snapToGrid w:val="0"/>
          <w:spacing w:val="20"/>
          <w:sz w:val="26"/>
          <w:szCs w:val="26"/>
          <w:lang w:val="es-ES_tradnl" w:eastAsia="es-ES"/>
        </w:rPr>
        <w:t>Se deja expresa constancia que no formará parte de los bienes inmuebles y de los bienes comunes inherentes a ellos y que son objeto de esta compraventa, el terreno y los eventuales bienes inmuebles, comunes o asignables correspondientes a otras etapas y/o recepciones parciales del Condominio. En consecuencia, el Comprador renuncia desde ya, a cualquier pretensión o derecho sobre el terreno y los eventuales bienes vendibles o asignables incluidos en las Recepciones Parciales del Condominio. De esta forma la Vendedora podrá prometer vender, vender, enajenar y celebrar toda clase de actos y contratos a su arbitrio, respecto de los bienes que no son objeto de esta compraventa, incluso si fuere necesario, otorgando desde ya la Compradora mandato irrevocable a la Vendedora, para realizar todo tipo de trámites y celebrar actos con terceros, instituciones y organismos a fin de prometer vender, vender y asignar los bienes mencionados, que no son objeto de esta compraventa a terceros. La Vendedora podrá constituir gravámenes, efectuar modificaciones al proyecto o no construirlo, pero todo con respecto a los bienes que no son objeto de esta compraventa.</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u w:val="single"/>
          <w:lang w:val="es-ES_tradnl" w:eastAsia="es-ES"/>
        </w:rPr>
        <w:t>CUADRAGESIMO PRIMERO:</w:t>
      </w:r>
      <w:r w:rsidR="004928D1" w:rsidRPr="004928D1">
        <w:rPr>
          <w:rFonts w:ascii="Palatino Linotype" w:eastAsia="Meiryo UI" w:hAnsi="Palatino Linotype" w:cs="Tahoma"/>
          <w:b/>
          <w:bCs/>
          <w:snapToGrid w:val="0"/>
          <w:spacing w:val="20"/>
          <w:sz w:val="26"/>
          <w:szCs w:val="26"/>
          <w:lang w:val="es-ES_tradnl" w:eastAsia="es-ES"/>
        </w:rPr>
        <w:t xml:space="preserve"> Pago Fondo Común Inicial. </w:t>
      </w:r>
      <w:r w:rsidR="004928D1" w:rsidRPr="004928D1">
        <w:rPr>
          <w:rFonts w:ascii="Palatino Linotype" w:eastAsia="Meiryo UI" w:hAnsi="Palatino Linotype" w:cs="Tahoma"/>
          <w:bCs/>
          <w:snapToGrid w:val="0"/>
          <w:spacing w:val="20"/>
          <w:sz w:val="26"/>
          <w:szCs w:val="26"/>
          <w:lang w:val="es-ES_tradnl" w:eastAsia="es-ES"/>
        </w:rPr>
        <w:t xml:space="preserve">Se deja expresa constancia que el Comprador hace entrega, en este acto, al contado y en dinero efectivo, de los dineros necesarios para la formación del Fondo </w:t>
      </w:r>
      <w:r w:rsidR="004928D1" w:rsidRPr="004928D1">
        <w:rPr>
          <w:rFonts w:ascii="Palatino Linotype" w:eastAsia="Meiryo UI" w:hAnsi="Palatino Linotype" w:cs="Tahoma"/>
          <w:bCs/>
          <w:snapToGrid w:val="0"/>
          <w:spacing w:val="20"/>
          <w:sz w:val="26"/>
          <w:szCs w:val="26"/>
          <w:lang w:val="es-ES_tradnl" w:eastAsia="es-ES"/>
        </w:rPr>
        <w:lastRenderedPageBreak/>
        <w:t xml:space="preserve">Común Inicial, por un monto equivalente a </w:t>
      </w:r>
      <w:r w:rsidR="004928D1" w:rsidRPr="004928D1">
        <w:rPr>
          <w:rFonts w:ascii="Palatino Linotype" w:eastAsia="Meiryo UI" w:hAnsi="Palatino Linotype" w:cs="Tahoma"/>
          <w:b/>
          <w:bCs/>
          <w:snapToGrid w:val="0"/>
          <w:spacing w:val="20"/>
          <w:sz w:val="26"/>
          <w:szCs w:val="26"/>
          <w:lang w:val="es-ES_tradnl" w:eastAsia="es-ES"/>
        </w:rPr>
        <w:t>una coma cinco Unidades de Fomento</w:t>
      </w:r>
      <w:r w:rsidR="004928D1" w:rsidRPr="004928D1">
        <w:rPr>
          <w:rFonts w:ascii="Palatino Linotype" w:eastAsia="Meiryo UI" w:hAnsi="Palatino Linotype" w:cs="Tahoma"/>
          <w:bCs/>
          <w:snapToGrid w:val="0"/>
          <w:spacing w:val="20"/>
          <w:sz w:val="26"/>
          <w:szCs w:val="26"/>
          <w:lang w:val="es-ES_tradnl" w:eastAsia="es-ES"/>
        </w:rPr>
        <w:t>, según su equivalencia en pesos a la fecha hoy, que servirá para financiar la puesta en marcha de la Administración, y la formación del capital de operación del condominio.</w:t>
      </w:r>
      <w:r w:rsidR="003925C9">
        <w:rPr>
          <w:rFonts w:ascii="Palatino Linotype" w:eastAsia="Meiryo UI"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color w:val="000000"/>
          <w:spacing w:val="20"/>
          <w:sz w:val="26"/>
          <w:szCs w:val="26"/>
          <w:u w:val="single"/>
          <w:lang w:val="es-ES_tradnl" w:eastAsia="es-ES"/>
        </w:rPr>
        <w:t>CUADRAGESIMO SEGUNDO</w:t>
      </w:r>
      <w:r w:rsidR="004928D1" w:rsidRPr="004928D1">
        <w:rPr>
          <w:rFonts w:ascii="Palatino Linotype" w:eastAsia="Times New Roman" w:hAnsi="Palatino Linotype" w:cs="Tahoma"/>
          <w:b/>
          <w:bCs/>
          <w:snapToGrid w:val="0"/>
          <w:color w:val="000000"/>
          <w:spacing w:val="20"/>
          <w:sz w:val="26"/>
          <w:szCs w:val="26"/>
          <w:lang w:val="es-ES_tradnl" w:eastAsia="es-ES"/>
        </w:rPr>
        <w:t>:</w:t>
      </w:r>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lang w:val="es-ES_tradnl" w:eastAsia="es-ES"/>
        </w:rPr>
        <w:t>Declaraciones.</w:t>
      </w:r>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lang w:val="es-ES_tradnl" w:eastAsia="es-ES"/>
        </w:rPr>
        <w:t>/A/ Declaración de Activo. BOETSCH S.A.,</w:t>
      </w:r>
      <w:r w:rsidR="004928D1" w:rsidRPr="004928D1">
        <w:rPr>
          <w:rFonts w:ascii="Palatino Linotype" w:eastAsia="Meiryo UI" w:hAnsi="Palatino Linotype" w:cs="Tahoma"/>
          <w:bCs/>
          <w:snapToGrid w:val="0"/>
          <w:spacing w:val="20"/>
          <w:sz w:val="26"/>
          <w:szCs w:val="26"/>
          <w:lang w:val="es-ES_tradnl" w:eastAsia="es-ES"/>
        </w:rPr>
        <w:t xml:space="preserve"> </w:t>
      </w:r>
      <w:bookmarkStart w:id="34" w:name="_Hlk216202592"/>
      <w:r w:rsidR="004928D1" w:rsidRPr="004928D1">
        <w:rPr>
          <w:rFonts w:ascii="Palatino Linotype" w:eastAsia="Meiryo UI" w:hAnsi="Palatino Linotype" w:cs="Tahoma"/>
          <w:bCs/>
          <w:snapToGrid w:val="0"/>
          <w:spacing w:val="20"/>
          <w:sz w:val="26"/>
          <w:szCs w:val="26"/>
          <w:lang w:val="es-ES_tradnl" w:eastAsia="es-ES"/>
        </w:rPr>
        <w:t xml:space="preserve">debidamente representada en la forma señalada en la comparecencia, deja constancia que </w:t>
      </w:r>
      <w:proofErr w:type="gramStart"/>
      <w:r w:rsidR="004928D1" w:rsidRPr="004928D1">
        <w:rPr>
          <w:rFonts w:ascii="Palatino Linotype" w:eastAsia="Meiryo UI" w:hAnsi="Palatino Linotype" w:cs="Tahoma"/>
          <w:bCs/>
          <w:snapToGrid w:val="0"/>
          <w:spacing w:val="20"/>
          <w:sz w:val="26"/>
          <w:szCs w:val="26"/>
          <w:lang w:val="es-ES_tradnl" w:eastAsia="es-ES"/>
        </w:rPr>
        <w:t>los inmueble</w:t>
      </w:r>
      <w:proofErr w:type="gramEnd"/>
      <w:r w:rsidR="004928D1" w:rsidRPr="004928D1">
        <w:rPr>
          <w:rFonts w:ascii="Palatino Linotype" w:eastAsia="Meiryo UI" w:hAnsi="Palatino Linotype" w:cs="Tahoma"/>
          <w:bCs/>
          <w:snapToGrid w:val="0"/>
          <w:spacing w:val="20"/>
          <w:sz w:val="26"/>
          <w:szCs w:val="26"/>
          <w:lang w:val="es-ES_tradnl" w:eastAsia="es-ES"/>
        </w:rPr>
        <w:t xml:space="preserve">(s) que se transfiere(n) en la presente compraventa no representan el cincuenta por ciento o más de su activo, ni se ha formulado un plan de negocios que contemple la enajenación de su activo por sobre dicho cincuenta por ciento. Lo anterior se certificó y autorizó por Junta Extraordinaria de Accionistas de Boetsch S.A., celebrada con fecha </w:t>
      </w:r>
      <w:r w:rsidR="004928D1" w:rsidRPr="004928D1">
        <w:rPr>
          <w:rFonts w:ascii="Palatino Linotype" w:eastAsia="Meiryo UI" w:hAnsi="Palatino Linotype" w:cs="Tahoma"/>
          <w:bCs/>
          <w:snapToGrid w:val="0"/>
          <w:spacing w:val="20"/>
          <w:sz w:val="26"/>
          <w:szCs w:val="26"/>
          <w:lang w:val="es-ES" w:eastAsia="es-ES"/>
        </w:rPr>
        <w:t xml:space="preserve">5 </w:t>
      </w:r>
      <w:r w:rsidR="004928D1" w:rsidRPr="004928D1">
        <w:rPr>
          <w:rFonts w:ascii="Palatino Linotype" w:eastAsia="Meiryo UI" w:hAnsi="Palatino Linotype" w:cs="Tahoma"/>
          <w:bCs/>
          <w:snapToGrid w:val="0"/>
          <w:spacing w:val="20"/>
          <w:sz w:val="26"/>
          <w:szCs w:val="26"/>
          <w:lang w:val="es-ES_tradnl" w:eastAsia="es-ES"/>
        </w:rPr>
        <w:t xml:space="preserve">de </w:t>
      </w:r>
      <w:r w:rsidR="004928D1" w:rsidRPr="004928D1">
        <w:rPr>
          <w:rFonts w:ascii="Palatino Linotype" w:eastAsia="Meiryo UI" w:hAnsi="Palatino Linotype" w:cs="Tahoma"/>
          <w:bCs/>
          <w:snapToGrid w:val="0"/>
          <w:spacing w:val="20"/>
          <w:sz w:val="26"/>
          <w:szCs w:val="26"/>
          <w:lang w:val="es-ES" w:eastAsia="es-ES"/>
        </w:rPr>
        <w:t xml:space="preserve">enero </w:t>
      </w:r>
      <w:r w:rsidR="004928D1" w:rsidRPr="004928D1">
        <w:rPr>
          <w:rFonts w:ascii="Palatino Linotype" w:eastAsia="Meiryo UI" w:hAnsi="Palatino Linotype" w:cs="Tahoma"/>
          <w:bCs/>
          <w:snapToGrid w:val="0"/>
          <w:spacing w:val="20"/>
          <w:sz w:val="26"/>
          <w:szCs w:val="26"/>
          <w:lang w:val="es-ES_tradnl" w:eastAsia="es-ES"/>
        </w:rPr>
        <w:t xml:space="preserve">del año </w:t>
      </w:r>
      <w:r w:rsidR="004928D1" w:rsidRPr="004928D1">
        <w:rPr>
          <w:rFonts w:ascii="Palatino Linotype" w:eastAsia="Meiryo UI" w:hAnsi="Palatino Linotype" w:cs="Tahoma"/>
          <w:bCs/>
          <w:snapToGrid w:val="0"/>
          <w:spacing w:val="20"/>
          <w:sz w:val="26"/>
          <w:szCs w:val="26"/>
          <w:lang w:val="es-ES" w:eastAsia="es-ES"/>
        </w:rPr>
        <w:t>2026</w:t>
      </w:r>
      <w:r w:rsidR="004928D1" w:rsidRPr="004928D1">
        <w:rPr>
          <w:rFonts w:ascii="Palatino Linotype" w:eastAsia="Meiryo UI" w:hAnsi="Palatino Linotype" w:cs="Tahoma"/>
          <w:bCs/>
          <w:snapToGrid w:val="0"/>
          <w:spacing w:val="20"/>
          <w:sz w:val="26"/>
          <w:szCs w:val="26"/>
          <w:lang w:val="es-ES_tradnl" w:eastAsia="es-ES"/>
        </w:rPr>
        <w:t xml:space="preserve">, reducida a escritura pública en la Notaría de Santiago de don María Soledad Lascar Merino, con fecha </w:t>
      </w:r>
      <w:r w:rsidR="004928D1" w:rsidRPr="004928D1">
        <w:rPr>
          <w:rFonts w:ascii="Palatino Linotype" w:eastAsia="Meiryo UI" w:hAnsi="Palatino Linotype" w:cs="Tahoma"/>
          <w:bCs/>
          <w:snapToGrid w:val="0"/>
          <w:spacing w:val="20"/>
          <w:sz w:val="26"/>
          <w:szCs w:val="26"/>
          <w:lang w:val="es-ES" w:eastAsia="es-ES"/>
        </w:rPr>
        <w:t xml:space="preserve">26 </w:t>
      </w:r>
      <w:r w:rsidR="004928D1" w:rsidRPr="004928D1">
        <w:rPr>
          <w:rFonts w:ascii="Palatino Linotype" w:eastAsia="Meiryo UI" w:hAnsi="Palatino Linotype" w:cs="Tahoma"/>
          <w:bCs/>
          <w:snapToGrid w:val="0"/>
          <w:spacing w:val="20"/>
          <w:sz w:val="26"/>
          <w:szCs w:val="26"/>
          <w:lang w:val="es-ES_tradnl" w:eastAsia="es-ES"/>
        </w:rPr>
        <w:t xml:space="preserve">de </w:t>
      </w:r>
      <w:r w:rsidR="004928D1" w:rsidRPr="004928D1">
        <w:rPr>
          <w:rFonts w:ascii="Palatino Linotype" w:eastAsia="Meiryo UI" w:hAnsi="Palatino Linotype" w:cs="Tahoma"/>
          <w:bCs/>
          <w:snapToGrid w:val="0"/>
          <w:spacing w:val="20"/>
          <w:sz w:val="26"/>
          <w:szCs w:val="26"/>
          <w:lang w:val="es-ES" w:eastAsia="es-ES"/>
        </w:rPr>
        <w:t xml:space="preserve">enero </w:t>
      </w:r>
      <w:r w:rsidR="004928D1" w:rsidRPr="004928D1">
        <w:rPr>
          <w:rFonts w:ascii="Palatino Linotype" w:eastAsia="Meiryo UI" w:hAnsi="Palatino Linotype" w:cs="Tahoma"/>
          <w:bCs/>
          <w:snapToGrid w:val="0"/>
          <w:spacing w:val="20"/>
          <w:sz w:val="26"/>
          <w:szCs w:val="26"/>
          <w:lang w:val="es-ES_tradnl" w:eastAsia="es-ES"/>
        </w:rPr>
        <w:t xml:space="preserve">del año </w:t>
      </w:r>
      <w:r w:rsidR="004928D1" w:rsidRPr="004928D1">
        <w:rPr>
          <w:rFonts w:ascii="Palatino Linotype" w:eastAsia="Meiryo UI" w:hAnsi="Palatino Linotype" w:cs="Tahoma"/>
          <w:bCs/>
          <w:snapToGrid w:val="0"/>
          <w:spacing w:val="20"/>
          <w:sz w:val="26"/>
          <w:szCs w:val="26"/>
          <w:lang w:val="es-ES" w:eastAsia="es-ES"/>
        </w:rPr>
        <w:t xml:space="preserve">2026, </w:t>
      </w:r>
      <w:r w:rsidR="004928D1" w:rsidRPr="004928D1">
        <w:rPr>
          <w:rFonts w:ascii="Palatino Linotype" w:eastAsia="Meiryo UI" w:hAnsi="Palatino Linotype" w:cs="Tahoma"/>
          <w:bCs/>
          <w:snapToGrid w:val="0"/>
          <w:spacing w:val="20"/>
          <w:sz w:val="26"/>
          <w:szCs w:val="26"/>
          <w:lang w:val="es-ES_tradnl" w:eastAsia="es-ES"/>
        </w:rPr>
        <w:t xml:space="preserve">bajo el Repertorio número 4.293-2026. Los documentos referidos en la presente cláusula son parte integrante del presente contrato para todos los efectos legales. </w:t>
      </w:r>
      <w:bookmarkEnd w:id="34"/>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lang w:val="es-ES_tradnl" w:eastAsia="es-ES"/>
        </w:rPr>
        <w:t>/B/ DECLARACIÓN JURADA DFL 2.</w:t>
      </w:r>
      <w:r w:rsidR="004928D1" w:rsidRPr="004928D1">
        <w:rPr>
          <w:rFonts w:ascii="Palatino Linotype" w:eastAsia="Meiryo UI" w:hAnsi="Palatino Linotype" w:cs="Tahoma"/>
          <w:bCs/>
          <w:snapToGrid w:val="0"/>
          <w:spacing w:val="20"/>
          <w:sz w:val="26"/>
          <w:szCs w:val="26"/>
          <w:lang w:val="es-ES_tradnl" w:eastAsia="es-ES"/>
        </w:rPr>
        <w:t xml:space="preserve"> El Comprador, declara bajo juramento, que cumple con las exigencias para acogerse a los beneficios tributarios del D.F.L número 2, de 1959, respecto del máximo de dos viviendas económicas adquiridas por acto entre vivos, para acogerse a los beneficios que le reconocen las leyes a los inmuebles que cuentan con estas características, tales como las rebajas en el pago para las inscripciones en el Conservador de Bienes Raíces.</w:t>
      </w:r>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Times New Roman" w:hAnsi="Palatino Linotype" w:cs="Tahoma"/>
          <w:b/>
          <w:bCs/>
          <w:snapToGrid w:val="0"/>
          <w:spacing w:val="20"/>
          <w:sz w:val="26"/>
          <w:szCs w:val="26"/>
          <w:lang w:val="es-ES_tradnl" w:eastAsia="es-ES"/>
        </w:rPr>
        <w:t>/C/ Exención de IVA.</w:t>
      </w:r>
      <w:r w:rsidR="004928D1" w:rsidRPr="004928D1">
        <w:rPr>
          <w:rFonts w:ascii="Palatino Linotype" w:eastAsia="Times New Roman" w:hAnsi="Palatino Linotype" w:cs="Tahoma"/>
          <w:bCs/>
          <w:snapToGrid w:val="0"/>
          <w:spacing w:val="20"/>
          <w:sz w:val="26"/>
          <w:szCs w:val="26"/>
          <w:lang w:val="es-ES_tradnl" w:eastAsia="es-ES"/>
        </w:rPr>
        <w:t xml:space="preserve"> De conformidad a la modificación introducida al artículo doce del Decreto Ley Numero ochocientos veinticinco, por la Ley Numero veinte mil setecientos ochenta, del año dos mil catorce, la compraventa </w:t>
      </w:r>
      <w:r w:rsidR="004928D1" w:rsidRPr="004928D1">
        <w:rPr>
          <w:rFonts w:ascii="Palatino Linotype" w:eastAsia="Times New Roman" w:hAnsi="Palatino Linotype" w:cs="Tahoma"/>
          <w:bCs/>
          <w:snapToGrid w:val="0"/>
          <w:spacing w:val="20"/>
          <w:sz w:val="26"/>
          <w:szCs w:val="26"/>
          <w:lang w:val="es-ES_tradnl" w:eastAsia="es-ES"/>
        </w:rPr>
        <w:lastRenderedPageBreak/>
        <w:t>del departamento recién indicado, se encuentra exenta de IVA, toda vez que ha sido suscrita por un Comprador beneficiario de un subsidio habitacional otorgado por el Ministerio de Vivienda y Urbanismo, subsidio destinado a financiar, en todo o parte, la presente compraventa.</w:t>
      </w:r>
      <w:r w:rsidR="003925C9">
        <w:rPr>
          <w:rFonts w:ascii="Palatino Linotype" w:eastAsia="Times New Roman" w:hAnsi="Palatino Linotype" w:cs="Tahoma"/>
          <w:bCs/>
          <w:snapToGrid w:val="0"/>
          <w:spacing w:val="20"/>
          <w:sz w:val="26"/>
          <w:szCs w:val="26"/>
          <w:lang w:val="es-ES_tradnl" w:eastAsia="es-ES"/>
        </w:rPr>
        <w:t xml:space="preserve"> </w:t>
      </w:r>
      <w:r w:rsidR="004928D1" w:rsidRPr="004928D1">
        <w:rPr>
          <w:rFonts w:ascii="Palatino Linotype" w:eastAsia="Times New Roman" w:hAnsi="Palatino Linotype" w:cs="Tahoma"/>
          <w:b/>
          <w:bCs/>
          <w:snapToGrid w:val="0"/>
          <w:color w:val="000000"/>
          <w:spacing w:val="20"/>
          <w:sz w:val="26"/>
          <w:szCs w:val="26"/>
          <w:u w:val="single"/>
          <w:lang w:val="es-ES_tradnl" w:eastAsia="es-ES"/>
        </w:rPr>
        <w:t>CUADRAGESIMO TERCERO</w:t>
      </w:r>
      <w:r w:rsidR="004928D1" w:rsidRPr="004928D1">
        <w:rPr>
          <w:rFonts w:ascii="Palatino Linotype" w:eastAsia="Times New Roman" w:hAnsi="Palatino Linotype" w:cs="Tahoma"/>
          <w:b/>
          <w:bCs/>
          <w:snapToGrid w:val="0"/>
          <w:color w:val="000000"/>
          <w:spacing w:val="20"/>
          <w:sz w:val="26"/>
          <w:szCs w:val="26"/>
          <w:lang w:val="es-ES_tradnl" w:eastAsia="es-ES"/>
        </w:rPr>
        <w:t xml:space="preserve">: Documentos Protocolizados. </w:t>
      </w:r>
      <w:r w:rsidR="004928D1" w:rsidRPr="004928D1">
        <w:rPr>
          <w:rFonts w:ascii="Palatino Linotype" w:eastAsia="Times New Roman" w:hAnsi="Palatino Linotype" w:cs="Tahoma"/>
          <w:bCs/>
          <w:snapToGrid w:val="0"/>
          <w:color w:val="000000"/>
          <w:spacing w:val="20"/>
          <w:sz w:val="26"/>
          <w:szCs w:val="26"/>
          <w:highlight w:val="yellow"/>
          <w:lang w:val="es-ES_tradnl" w:eastAsia="es-ES"/>
        </w:rPr>
        <w:t xml:space="preserve">Se deja constancia que los documentos que a continuación se detallan se encuentran protocolizados en la Notaría de Santiago de don </w:t>
      </w:r>
      <w:r w:rsidR="004928D1" w:rsidRPr="004928D1">
        <w:rPr>
          <w:rFonts w:ascii="Palatino Linotype" w:eastAsia="Times New Roman" w:hAnsi="Palatino Linotype" w:cs="Tahoma"/>
          <w:bCs/>
          <w:snapToGrid w:val="0"/>
          <w:color w:val="000000"/>
          <w:spacing w:val="20"/>
          <w:sz w:val="26"/>
          <w:szCs w:val="26"/>
          <w:highlight w:val="yellow"/>
          <w:lang w:val="es-ES" w:eastAsia="es-ES"/>
        </w:rPr>
        <w:t xml:space="preserve">[●], </w:t>
      </w:r>
      <w:r w:rsidR="004928D1" w:rsidRPr="004928D1">
        <w:rPr>
          <w:rFonts w:ascii="Palatino Linotype" w:eastAsia="Times New Roman" w:hAnsi="Palatino Linotype" w:cs="Tahoma"/>
          <w:bCs/>
          <w:snapToGrid w:val="0"/>
          <w:color w:val="000000"/>
          <w:spacing w:val="20"/>
          <w:sz w:val="26"/>
          <w:szCs w:val="26"/>
          <w:highlight w:val="yellow"/>
          <w:lang w:val="es-ES_tradnl" w:eastAsia="es-ES"/>
        </w:rPr>
        <w:t xml:space="preserve">con fecha </w:t>
      </w:r>
      <w:r w:rsidR="004928D1" w:rsidRPr="004928D1">
        <w:rPr>
          <w:rFonts w:ascii="Palatino Linotype" w:eastAsia="Times New Roman" w:hAnsi="Palatino Linotype" w:cs="Tahoma"/>
          <w:bCs/>
          <w:snapToGrid w:val="0"/>
          <w:color w:val="000000"/>
          <w:spacing w:val="20"/>
          <w:sz w:val="26"/>
          <w:szCs w:val="26"/>
          <w:highlight w:val="yellow"/>
          <w:lang w:val="es-ES" w:eastAsia="es-ES"/>
        </w:rPr>
        <w:t>[</w:t>
      </w:r>
      <w:r w:rsidR="004928D1" w:rsidRPr="004928D1">
        <w:rPr>
          <w:rFonts w:ascii="Palatino Linotype" w:eastAsia="Meiryo UI" w:hAnsi="Palatino Linotype" w:cs="Tahoma"/>
          <w:b/>
          <w:bCs/>
          <w:snapToGrid w:val="0"/>
          <w:spacing w:val="20"/>
          <w:sz w:val="26"/>
          <w:szCs w:val="26"/>
          <w:highlight w:val="yellow"/>
          <w:lang w:val="es-ES_tradnl" w:eastAsia="es-ES"/>
        </w:rPr>
        <w:t>●</w:t>
      </w:r>
      <w:r w:rsidR="004928D1" w:rsidRPr="004928D1">
        <w:rPr>
          <w:rFonts w:ascii="Palatino Linotype" w:eastAsia="Times New Roman" w:hAnsi="Palatino Linotype" w:cs="Tahoma"/>
          <w:bCs/>
          <w:snapToGrid w:val="0"/>
          <w:color w:val="000000"/>
          <w:spacing w:val="20"/>
          <w:sz w:val="26"/>
          <w:szCs w:val="26"/>
          <w:highlight w:val="yellow"/>
          <w:lang w:val="es-ES" w:eastAsia="es-ES"/>
        </w:rPr>
        <w:t>] de [</w:t>
      </w:r>
      <w:r w:rsidR="004928D1" w:rsidRPr="004928D1">
        <w:rPr>
          <w:rFonts w:ascii="Palatino Linotype" w:eastAsia="Meiryo UI" w:hAnsi="Palatino Linotype" w:cs="Tahoma"/>
          <w:b/>
          <w:bCs/>
          <w:snapToGrid w:val="0"/>
          <w:spacing w:val="20"/>
          <w:sz w:val="26"/>
          <w:szCs w:val="26"/>
          <w:highlight w:val="yellow"/>
          <w:lang w:val="es-ES_tradnl" w:eastAsia="es-ES"/>
        </w:rPr>
        <w:t>●</w:t>
      </w:r>
      <w:r w:rsidR="004928D1" w:rsidRPr="004928D1">
        <w:rPr>
          <w:rFonts w:ascii="Palatino Linotype" w:eastAsia="Times New Roman" w:hAnsi="Palatino Linotype" w:cs="Tahoma"/>
          <w:bCs/>
          <w:snapToGrid w:val="0"/>
          <w:color w:val="000000"/>
          <w:spacing w:val="20"/>
          <w:sz w:val="26"/>
          <w:szCs w:val="26"/>
          <w:highlight w:val="yellow"/>
          <w:lang w:val="es-ES" w:eastAsia="es-ES"/>
        </w:rPr>
        <w:t xml:space="preserve">] del año 2025, </w:t>
      </w:r>
      <w:r w:rsidR="004928D1" w:rsidRPr="004928D1">
        <w:rPr>
          <w:rFonts w:ascii="Palatino Linotype" w:eastAsia="Times New Roman" w:hAnsi="Palatino Linotype" w:cs="Tahoma"/>
          <w:bCs/>
          <w:snapToGrid w:val="0"/>
          <w:color w:val="000000"/>
          <w:spacing w:val="20"/>
          <w:sz w:val="26"/>
          <w:szCs w:val="26"/>
          <w:highlight w:val="yellow"/>
          <w:lang w:val="es-ES_tradnl" w:eastAsia="es-ES"/>
        </w:rPr>
        <w:t>bajo el Repertorio número</w:t>
      </w:r>
      <w:r w:rsidR="004928D1" w:rsidRPr="004928D1">
        <w:rPr>
          <w:rFonts w:ascii="Palatino Linotype" w:eastAsia="Times New Roman" w:hAnsi="Palatino Linotype" w:cs="Tahoma"/>
          <w:b/>
          <w:bCs/>
          <w:snapToGrid w:val="0"/>
          <w:color w:val="000000"/>
          <w:spacing w:val="20"/>
          <w:sz w:val="26"/>
          <w:szCs w:val="26"/>
          <w:highlight w:val="yellow"/>
          <w:lang w:val="es-ES_tradnl" w:eastAsia="es-ES"/>
        </w:rPr>
        <w:t xml:space="preserve"> [</w:t>
      </w:r>
      <w:r w:rsidR="004928D1" w:rsidRPr="004928D1">
        <w:rPr>
          <w:rFonts w:ascii="Palatino Linotype" w:eastAsia="Meiryo UI" w:hAnsi="Palatino Linotype" w:cs="Tahoma"/>
          <w:b/>
          <w:bCs/>
          <w:snapToGrid w:val="0"/>
          <w:spacing w:val="20"/>
          <w:sz w:val="26"/>
          <w:szCs w:val="26"/>
          <w:highlight w:val="yellow"/>
          <w:lang w:val="es-ES_tradnl" w:eastAsia="es-ES"/>
        </w:rPr>
        <w:t>●</w:t>
      </w:r>
      <w:r w:rsidR="004928D1" w:rsidRPr="004928D1">
        <w:rPr>
          <w:rFonts w:ascii="Palatino Linotype" w:eastAsia="Times New Roman" w:hAnsi="Palatino Linotype" w:cs="Tahoma"/>
          <w:b/>
          <w:bCs/>
          <w:snapToGrid w:val="0"/>
          <w:color w:val="000000"/>
          <w:spacing w:val="20"/>
          <w:sz w:val="26"/>
          <w:szCs w:val="26"/>
          <w:highlight w:val="yellow"/>
          <w:lang w:val="es-ES_tradnl" w:eastAsia="es-ES"/>
        </w:rPr>
        <w:t>]:</w:t>
      </w:r>
      <w:r w:rsidR="004928D1" w:rsidRPr="004928D1">
        <w:rPr>
          <w:rFonts w:ascii="Palatino Linotype" w:eastAsia="Times New Roman" w:hAnsi="Palatino Linotype" w:cs="Tahoma"/>
          <w:b/>
          <w:bCs/>
          <w:snapToGrid w:val="0"/>
          <w:color w:val="000000"/>
          <w:spacing w:val="20"/>
          <w:sz w:val="26"/>
          <w:szCs w:val="26"/>
          <w:lang w:val="es-ES_tradnl" w:eastAsia="es-ES"/>
        </w:rPr>
        <w:t xml:space="preserve"> </w:t>
      </w:r>
      <w:r w:rsidR="004928D1" w:rsidRPr="004928D1">
        <w:rPr>
          <w:rFonts w:ascii="Palatino Linotype" w:eastAsia="Meiryo UI" w:hAnsi="Palatino Linotype" w:cs="Tahoma"/>
          <w:b/>
          <w:bCs/>
          <w:snapToGrid w:val="0"/>
          <w:spacing w:val="20"/>
          <w:sz w:val="26"/>
          <w:szCs w:val="26"/>
          <w:lang w:val="es-ES_tradnl" w:eastAsia="es-ES"/>
        </w:rPr>
        <w:t xml:space="preserve">Certificado de Recepción Definitiva de Edificación </w:t>
      </w:r>
      <w:r w:rsidR="004928D1" w:rsidRPr="004928D1">
        <w:rPr>
          <w:rFonts w:ascii="Palatino Linotype" w:eastAsia="Meiryo UI" w:hAnsi="Palatino Linotype" w:cs="Tahoma"/>
          <w:bCs/>
          <w:snapToGrid w:val="0"/>
          <w:spacing w:val="20"/>
          <w:sz w:val="26"/>
          <w:szCs w:val="26"/>
          <w:lang w:val="es-ES_tradnl" w:eastAsia="es-ES"/>
        </w:rPr>
        <w:t>emitido por la Dirección de Obras de la Municipalidad de Osorno</w:t>
      </w:r>
      <w:r w:rsidR="004928D1" w:rsidRPr="004928D1">
        <w:rPr>
          <w:rFonts w:ascii="Palatino Linotype" w:eastAsia="Times New Roman" w:hAnsi="Palatino Linotype" w:cs="Tahoma"/>
          <w:bCs/>
          <w:snapToGrid w:val="0"/>
          <w:color w:val="000000"/>
          <w:spacing w:val="20"/>
          <w:sz w:val="26"/>
          <w:szCs w:val="26"/>
          <w:lang w:val="es-ES_tradnl" w:eastAsia="es-ES"/>
        </w:rPr>
        <w:t xml:space="preserve">. </w:t>
      </w:r>
      <w:bookmarkStart w:id="35" w:name="_Hlk93068158"/>
      <w:r w:rsidR="004928D1" w:rsidRPr="004928D1">
        <w:rPr>
          <w:rFonts w:ascii="Palatino Linotype" w:eastAsia="Meiryo UI" w:hAnsi="Palatino Linotype" w:cs="Tahoma"/>
          <w:b/>
          <w:bCs/>
          <w:snapToGrid w:val="0"/>
          <w:spacing w:val="20"/>
          <w:sz w:val="26"/>
          <w:szCs w:val="26"/>
          <w:lang w:val="es-ES_tradnl" w:eastAsia="es-ES"/>
        </w:rPr>
        <w:t xml:space="preserve">Certificado de Copropiedad Inmobiliaria y Rectificación </w:t>
      </w:r>
      <w:r w:rsidR="004928D1" w:rsidRPr="004928D1">
        <w:rPr>
          <w:rFonts w:ascii="Palatino Linotype" w:eastAsia="Times New Roman" w:hAnsi="Palatino Linotype" w:cs="Tahoma"/>
          <w:bCs/>
          <w:snapToGrid w:val="0"/>
          <w:color w:val="000000"/>
          <w:spacing w:val="20"/>
          <w:sz w:val="26"/>
          <w:szCs w:val="26"/>
          <w:lang w:val="es-ES_tradnl" w:eastAsia="es-ES"/>
        </w:rPr>
        <w:t>emitidos por la Dirección de Obras de la Municipalidad de Osorno.</w:t>
      </w:r>
      <w:bookmarkEnd w:id="35"/>
      <w:r w:rsidR="003925C9">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Times New Roman" w:hAnsi="Palatino Linotype" w:cs="Tahoma"/>
          <w:b/>
          <w:bCs/>
          <w:snapToGrid w:val="0"/>
          <w:color w:val="000000"/>
          <w:spacing w:val="20"/>
          <w:sz w:val="26"/>
          <w:szCs w:val="26"/>
          <w:lang w:val="es-ES_tradnl" w:eastAsia="es-ES"/>
        </w:rPr>
        <w:t xml:space="preserve">Certificado de Asignación de Roles de Avalúo en Trámite </w:t>
      </w:r>
      <w:r w:rsidR="004928D1" w:rsidRPr="004928D1">
        <w:rPr>
          <w:rFonts w:ascii="Palatino Linotype" w:eastAsia="Times New Roman" w:hAnsi="Palatino Linotype" w:cs="Tahoma"/>
          <w:bCs/>
          <w:snapToGrid w:val="0"/>
          <w:color w:val="000000"/>
          <w:spacing w:val="20"/>
          <w:sz w:val="26"/>
          <w:szCs w:val="26"/>
          <w:lang w:val="es-ES_tradnl" w:eastAsia="es-ES"/>
        </w:rPr>
        <w:t>emitido por el Servicio de Impuestos Internos.</w:t>
      </w:r>
      <w:r w:rsidR="003925C9">
        <w:rPr>
          <w:rFonts w:ascii="Palatino Linotype" w:eastAsia="Times New Roman" w:hAnsi="Palatino Linotype" w:cs="Tahoma"/>
          <w:bCs/>
          <w:snapToGrid w:val="0"/>
          <w:color w:val="000000"/>
          <w:spacing w:val="20"/>
          <w:sz w:val="26"/>
          <w:szCs w:val="26"/>
          <w:lang w:val="es-ES_tradnl" w:eastAsia="es-ES"/>
        </w:rPr>
        <w:t xml:space="preserve"> </w:t>
      </w:r>
      <w:r w:rsidR="004928D1" w:rsidRPr="004928D1">
        <w:rPr>
          <w:rFonts w:ascii="Palatino Linotype" w:eastAsia="Times New Roman" w:hAnsi="Palatino Linotype" w:cs="Tahoma"/>
          <w:b/>
          <w:bCs/>
          <w:snapToGrid w:val="0"/>
          <w:color w:val="000000"/>
          <w:spacing w:val="20"/>
          <w:sz w:val="26"/>
          <w:szCs w:val="26"/>
          <w:lang w:val="es-ES_tradnl" w:eastAsia="es-ES"/>
        </w:rPr>
        <w:t xml:space="preserve">Certificado de Numeración </w:t>
      </w:r>
      <w:r w:rsidR="004928D1" w:rsidRPr="004928D1">
        <w:rPr>
          <w:rFonts w:ascii="Palatino Linotype" w:eastAsia="Times New Roman" w:hAnsi="Palatino Linotype" w:cs="Tahoma"/>
          <w:bCs/>
          <w:snapToGrid w:val="0"/>
          <w:color w:val="000000"/>
          <w:spacing w:val="20"/>
          <w:sz w:val="26"/>
          <w:szCs w:val="26"/>
          <w:lang w:val="es-ES_tradnl" w:eastAsia="es-ES"/>
        </w:rPr>
        <w:t xml:space="preserve">emitido por la Dirección de Obras de la Municipalidad de Osorno. </w:t>
      </w:r>
      <w:r w:rsidR="005865D4" w:rsidRPr="004928D1">
        <w:rPr>
          <w:rFonts w:ascii="Palatino Linotype" w:hAnsi="Palatino Linotype" w:cs="Arial"/>
          <w:b/>
          <w:spacing w:val="20"/>
          <w:position w:val="2"/>
          <w:sz w:val="26"/>
          <w:szCs w:val="26"/>
        </w:rPr>
        <w:t>Protocolización.</w:t>
      </w:r>
      <w:r w:rsidR="005865D4" w:rsidRPr="004928D1">
        <w:rPr>
          <w:rFonts w:ascii="Palatino Linotype" w:hAnsi="Palatino Linotype" w:cs="Arial"/>
          <w:bCs/>
          <w:spacing w:val="20"/>
          <w:position w:val="2"/>
          <w:sz w:val="26"/>
          <w:szCs w:val="26"/>
        </w:rPr>
        <w:t xml:space="preserve"> </w:t>
      </w:r>
      <w:r w:rsidR="00974008">
        <w:rPr>
          <w:rFonts w:ascii="Palatino Linotype" w:hAnsi="Palatino Linotype" w:cs="Arial"/>
          <w:bCs/>
          <w:spacing w:val="20"/>
          <w:position w:val="2"/>
          <w:sz w:val="26"/>
          <w:szCs w:val="26"/>
        </w:rPr>
        <w:t xml:space="preserve">(i) </w:t>
      </w:r>
      <w:r w:rsidR="005865D4" w:rsidRPr="004928D1">
        <w:rPr>
          <w:rFonts w:ascii="Palatino Linotype" w:hAnsi="Palatino Linotype" w:cs="Arial"/>
          <w:bCs/>
          <w:spacing w:val="20"/>
          <w:position w:val="2"/>
          <w:sz w:val="26"/>
          <w:szCs w:val="26"/>
        </w:rPr>
        <w:t xml:space="preserve">Certificado de vivienda social. </w:t>
      </w:r>
      <w:r w:rsidR="00974008">
        <w:rPr>
          <w:rFonts w:ascii="Palatino Linotype" w:hAnsi="Palatino Linotype" w:cs="Arial"/>
          <w:bCs/>
          <w:spacing w:val="20"/>
          <w:position w:val="2"/>
          <w:sz w:val="26"/>
          <w:szCs w:val="26"/>
        </w:rPr>
        <w:t>(</w:t>
      </w:r>
      <w:proofErr w:type="spellStart"/>
      <w:r w:rsidR="00974008">
        <w:rPr>
          <w:rFonts w:ascii="Palatino Linotype" w:hAnsi="Palatino Linotype" w:cs="Arial"/>
          <w:bCs/>
          <w:spacing w:val="20"/>
          <w:position w:val="2"/>
          <w:sz w:val="26"/>
          <w:szCs w:val="26"/>
        </w:rPr>
        <w:t>ii</w:t>
      </w:r>
      <w:proofErr w:type="spellEnd"/>
      <w:r w:rsidR="00974008">
        <w:rPr>
          <w:rFonts w:ascii="Palatino Linotype" w:hAnsi="Palatino Linotype" w:cs="Arial"/>
          <w:bCs/>
          <w:spacing w:val="20"/>
          <w:position w:val="2"/>
          <w:sz w:val="26"/>
          <w:szCs w:val="26"/>
        </w:rPr>
        <w:t xml:space="preserve">) </w:t>
      </w:r>
      <w:r w:rsidR="00974008" w:rsidRPr="00974008">
        <w:rPr>
          <w:rFonts w:ascii="Palatino Linotype" w:hAnsi="Palatino Linotype" w:cs="Arial"/>
          <w:spacing w:val="20"/>
          <w:position w:val="2"/>
          <w:sz w:val="26"/>
          <w:szCs w:val="26"/>
        </w:rPr>
        <w:t xml:space="preserve">Hoja Resumen de </w:t>
      </w:r>
      <w:proofErr w:type="spellStart"/>
      <w:proofErr w:type="gramStart"/>
      <w:r w:rsidR="00974008" w:rsidRPr="00974008">
        <w:rPr>
          <w:rFonts w:ascii="Palatino Linotype" w:hAnsi="Palatino Linotype" w:cs="Arial"/>
          <w:spacing w:val="20"/>
          <w:position w:val="2"/>
          <w:sz w:val="26"/>
          <w:szCs w:val="26"/>
        </w:rPr>
        <w:t>Op.Mutuo</w:t>
      </w:r>
      <w:proofErr w:type="spellEnd"/>
      <w:proofErr w:type="gramEnd"/>
      <w:r w:rsidR="00974008" w:rsidRPr="00974008">
        <w:rPr>
          <w:rFonts w:ascii="Palatino Linotype" w:hAnsi="Palatino Linotype" w:cs="Arial"/>
          <w:spacing w:val="20"/>
          <w:position w:val="2"/>
          <w:sz w:val="26"/>
          <w:szCs w:val="26"/>
        </w:rPr>
        <w:t xml:space="preserve"> Hipotecario; (</w:t>
      </w:r>
      <w:proofErr w:type="spellStart"/>
      <w:r w:rsidR="00974008" w:rsidRPr="00974008">
        <w:rPr>
          <w:rFonts w:ascii="Palatino Linotype" w:hAnsi="Palatino Linotype" w:cs="Arial"/>
          <w:spacing w:val="20"/>
          <w:position w:val="2"/>
          <w:sz w:val="26"/>
          <w:szCs w:val="26"/>
        </w:rPr>
        <w:t>iii</w:t>
      </w:r>
      <w:proofErr w:type="spellEnd"/>
      <w:r w:rsidR="00974008" w:rsidRPr="00974008">
        <w:rPr>
          <w:rFonts w:ascii="Palatino Linotype" w:hAnsi="Palatino Linotype" w:cs="Arial"/>
          <w:spacing w:val="20"/>
          <w:position w:val="2"/>
          <w:sz w:val="26"/>
          <w:szCs w:val="26"/>
        </w:rPr>
        <w:t>) Hoja Resumen Seguro Desgravamen; (</w:t>
      </w:r>
      <w:proofErr w:type="spellStart"/>
      <w:r w:rsidR="00974008" w:rsidRPr="00974008">
        <w:rPr>
          <w:rFonts w:ascii="Palatino Linotype" w:hAnsi="Palatino Linotype" w:cs="Arial"/>
          <w:spacing w:val="20"/>
          <w:position w:val="2"/>
          <w:sz w:val="26"/>
          <w:szCs w:val="26"/>
        </w:rPr>
        <w:t>iv</w:t>
      </w:r>
      <w:proofErr w:type="spellEnd"/>
      <w:r w:rsidR="00974008" w:rsidRPr="00974008">
        <w:rPr>
          <w:rFonts w:ascii="Palatino Linotype" w:hAnsi="Palatino Linotype" w:cs="Arial"/>
          <w:spacing w:val="20"/>
          <w:position w:val="2"/>
          <w:sz w:val="26"/>
          <w:szCs w:val="26"/>
        </w:rPr>
        <w:t>) Hoja Resumen Seguro Desempleo; y (v)</w:t>
      </w:r>
      <w:r w:rsidR="00974008" w:rsidRPr="00974008">
        <w:rPr>
          <w:rFonts w:ascii="Arial" w:hAnsi="Arial" w:cs="Arial"/>
          <w:lang w:eastAsia="es-ES"/>
        </w:rPr>
        <w:t xml:space="preserve"> </w:t>
      </w:r>
      <w:r w:rsidR="00974008" w:rsidRPr="00974008">
        <w:rPr>
          <w:rFonts w:ascii="Palatino Linotype" w:hAnsi="Palatino Linotype" w:cs="Arial"/>
          <w:sz w:val="26"/>
          <w:szCs w:val="26"/>
          <w:lang w:eastAsia="es-ES"/>
        </w:rPr>
        <w:t xml:space="preserve">Hoja Resumen </w:t>
      </w:r>
      <w:r w:rsidR="00974008" w:rsidRPr="00974008">
        <w:rPr>
          <w:rFonts w:ascii="Palatino Linotype" w:hAnsi="Palatino Linotype" w:cs="Arial"/>
          <w:spacing w:val="20"/>
          <w:position w:val="2"/>
          <w:sz w:val="26"/>
          <w:szCs w:val="26"/>
        </w:rPr>
        <w:t>Seguro Incendio y Sismo</w:t>
      </w:r>
      <w:r w:rsidR="00974008">
        <w:rPr>
          <w:rFonts w:ascii="Palatino Linotype" w:hAnsi="Palatino Linotype" w:cs="Arial"/>
          <w:spacing w:val="20"/>
          <w:position w:val="2"/>
          <w:sz w:val="26"/>
          <w:szCs w:val="26"/>
        </w:rPr>
        <w:t>.</w:t>
      </w:r>
      <w:r w:rsidR="00974008" w:rsidRPr="00974008">
        <w:rPr>
          <w:rFonts w:ascii="Palatino Linotype" w:hAnsi="Palatino Linotype" w:cs="Arial"/>
          <w:b/>
          <w:bCs/>
          <w:spacing w:val="20"/>
          <w:position w:val="2"/>
          <w:sz w:val="26"/>
          <w:szCs w:val="26"/>
        </w:rPr>
        <w:t xml:space="preserve"> </w:t>
      </w:r>
      <w:r w:rsidR="005865D4" w:rsidRPr="004928D1">
        <w:rPr>
          <w:rFonts w:ascii="Palatino Linotype" w:hAnsi="Palatino Linotype" w:cs="Arial"/>
          <w:b/>
          <w:spacing w:val="20"/>
          <w:position w:val="2"/>
          <w:sz w:val="26"/>
          <w:szCs w:val="26"/>
        </w:rPr>
        <w:t>Dos)</w:t>
      </w:r>
      <w:r w:rsidR="00C036B9" w:rsidRPr="004928D1">
        <w:rPr>
          <w:rFonts w:ascii="Palatino Linotype" w:hAnsi="Palatino Linotype" w:cs="Arial"/>
          <w:b/>
          <w:spacing w:val="20"/>
          <w:position w:val="2"/>
          <w:sz w:val="26"/>
          <w:szCs w:val="26"/>
        </w:rPr>
        <w:t xml:space="preserve"> </w:t>
      </w:r>
      <w:r w:rsidR="001878A8" w:rsidRPr="004928D1">
        <w:rPr>
          <w:rFonts w:ascii="Palatino Linotype" w:hAnsi="Palatino Linotype" w:cs="Arial"/>
          <w:b/>
          <w:bCs/>
          <w:spacing w:val="20"/>
          <w:position w:val="2"/>
          <w:sz w:val="26"/>
          <w:szCs w:val="26"/>
        </w:rPr>
        <w:t>Insertos</w:t>
      </w:r>
      <w:r w:rsidR="001878A8" w:rsidRPr="004928D1">
        <w:rPr>
          <w:rFonts w:ascii="Palatino Linotype" w:hAnsi="Palatino Linotype" w:cs="Arial"/>
          <w:bCs/>
          <w:spacing w:val="20"/>
          <w:position w:val="2"/>
          <w:sz w:val="26"/>
          <w:szCs w:val="26"/>
        </w:rPr>
        <w:t xml:space="preserve">. Se insertan los siguientes documentos </w:t>
      </w:r>
      <w:r w:rsidR="001878A8" w:rsidRPr="004928D1">
        <w:rPr>
          <w:rFonts w:ascii="Palatino Linotype" w:hAnsi="Palatino Linotype" w:cs="Arial"/>
          <w:bCs/>
          <w:spacing w:val="20"/>
          <w:position w:val="2"/>
          <w:sz w:val="26"/>
          <w:szCs w:val="26"/>
          <w:lang w:val="es-ES_tradnl"/>
        </w:rPr>
        <w:t xml:space="preserve">cuyo tenor en lo pertinente son los siguientes: </w:t>
      </w:r>
      <w:r w:rsidR="001878A8" w:rsidRPr="004928D1">
        <w:rPr>
          <w:rFonts w:ascii="Palatino Linotype" w:hAnsi="Palatino Linotype" w:cs="Arial"/>
          <w:b/>
          <w:bCs/>
          <w:i/>
          <w:iCs/>
          <w:spacing w:val="20"/>
          <w:position w:val="2"/>
          <w:sz w:val="26"/>
          <w:szCs w:val="26"/>
          <w:lang w:val="es-ES_tradnl"/>
        </w:rPr>
        <w:t>Uno</w:t>
      </w:r>
      <w:r w:rsidR="001878A8" w:rsidRPr="004928D1">
        <w:rPr>
          <w:rFonts w:ascii="Palatino Linotype" w:hAnsi="Palatino Linotype" w:cs="Arial"/>
          <w:bCs/>
          <w:spacing w:val="20"/>
          <w:position w:val="2"/>
          <w:sz w:val="26"/>
          <w:szCs w:val="26"/>
          <w:lang w:val="es-ES_tradnl"/>
        </w:rPr>
        <w:t xml:space="preserve">) </w:t>
      </w:r>
      <w:r w:rsidR="005865D4" w:rsidRPr="004928D1">
        <w:rPr>
          <w:rFonts w:ascii="Palatino Linotype" w:hAnsi="Palatino Linotype" w:cs="Arial"/>
          <w:bCs/>
          <w:spacing w:val="20"/>
          <w:position w:val="2"/>
          <w:sz w:val="26"/>
          <w:szCs w:val="26"/>
        </w:rPr>
        <w:t xml:space="preserve">CERTIFICADO DE AVALÚO FISCAL Avalúos en pesos del SEGUNDO SEMESTRE DE 2026 Comuna : OSORNO Número de ROL de Avalúo : 02234-00179 Dirección : AVDA ALCALDE ALBERTO FUCHSLOCHER 1170 Destino del bien raíz : SITIO ERIAZO AVALÚO TOTAL :$ 585.774.752 AVALÚO EXENTO DE IMPUESTO :$ 0 AVALÚO AFECTO A IMPUESTO :$ 585.774.752 NOTA IMPORTANTE: El avalúo que se indica ha sido determinado según el procedimiento de tasación fiscal </w:t>
      </w:r>
      <w:r w:rsidR="005865D4" w:rsidRPr="004928D1">
        <w:rPr>
          <w:rFonts w:ascii="Palatino Linotype" w:hAnsi="Palatino Linotype" w:cs="Arial"/>
          <w:bCs/>
          <w:spacing w:val="20"/>
          <w:position w:val="2"/>
          <w:sz w:val="26"/>
          <w:szCs w:val="26"/>
        </w:rPr>
        <w:lastRenderedPageBreak/>
        <w:t xml:space="preserve">para el cálculo del Impuesto Territorial, de acuerdo a la legislación vigente, y por tanto no corresponde a una tasación comercial de la propiedad. Por Orden del </w:t>
      </w:r>
      <w:proofErr w:type="gramStart"/>
      <w:r w:rsidR="005865D4" w:rsidRPr="004928D1">
        <w:rPr>
          <w:rFonts w:ascii="Palatino Linotype" w:hAnsi="Palatino Linotype" w:cs="Arial"/>
          <w:bCs/>
          <w:spacing w:val="20"/>
          <w:position w:val="2"/>
          <w:sz w:val="26"/>
          <w:szCs w:val="26"/>
        </w:rPr>
        <w:t>Director</w:t>
      </w:r>
      <w:proofErr w:type="gramEnd"/>
      <w:r w:rsidR="005865D4" w:rsidRPr="004928D1">
        <w:rPr>
          <w:rFonts w:ascii="Palatino Linotype" w:hAnsi="Palatino Linotype" w:cs="Arial"/>
          <w:bCs/>
          <w:spacing w:val="20"/>
          <w:position w:val="2"/>
          <w:sz w:val="26"/>
          <w:szCs w:val="26"/>
        </w:rPr>
        <w:t>.</w:t>
      </w:r>
      <w:r w:rsidR="001878A8" w:rsidRPr="004928D1">
        <w:rPr>
          <w:rFonts w:ascii="Palatino Linotype" w:hAnsi="Palatino Linotype" w:cs="Arial"/>
          <w:bCs/>
          <w:spacing w:val="20"/>
          <w:position w:val="2"/>
          <w:sz w:val="26"/>
          <w:szCs w:val="26"/>
        </w:rPr>
        <w:t xml:space="preserve"> </w:t>
      </w:r>
      <w:proofErr w:type="gramStart"/>
      <w:r w:rsidR="001878A8" w:rsidRPr="004928D1">
        <w:rPr>
          <w:rFonts w:ascii="Palatino Linotype" w:hAnsi="Palatino Linotype" w:cs="Arial"/>
          <w:b/>
          <w:bCs/>
          <w:i/>
          <w:iCs/>
          <w:spacing w:val="20"/>
          <w:position w:val="2"/>
          <w:sz w:val="26"/>
          <w:szCs w:val="26"/>
        </w:rPr>
        <w:t>Dos</w:t>
      </w:r>
      <w:r w:rsidR="001878A8" w:rsidRPr="004928D1">
        <w:rPr>
          <w:rFonts w:ascii="Palatino Linotype" w:hAnsi="Palatino Linotype" w:cs="Arial"/>
          <w:b/>
          <w:bCs/>
          <w:spacing w:val="20"/>
          <w:position w:val="2"/>
          <w:sz w:val="26"/>
          <w:szCs w:val="26"/>
        </w:rPr>
        <w:t xml:space="preserve">) </w:t>
      </w:r>
      <w:r w:rsidR="005865D4" w:rsidRPr="004928D1">
        <w:rPr>
          <w:rFonts w:ascii="Palatino Linotype" w:hAnsi="Palatino Linotype"/>
          <w:spacing w:val="20"/>
          <w:sz w:val="26"/>
          <w:szCs w:val="26"/>
        </w:rPr>
        <w:t xml:space="preserve"> </w:t>
      </w:r>
      <w:r w:rsidR="005865D4" w:rsidRPr="004928D1">
        <w:rPr>
          <w:rFonts w:ascii="Palatino Linotype" w:hAnsi="Palatino Linotype" w:cs="Arial"/>
          <w:b/>
          <w:bCs/>
          <w:spacing w:val="20"/>
          <w:position w:val="2"/>
          <w:sz w:val="26"/>
          <w:szCs w:val="26"/>
        </w:rPr>
        <w:t>Certificado</w:t>
      </w:r>
      <w:proofErr w:type="gramEnd"/>
      <w:r w:rsidR="005865D4" w:rsidRPr="004928D1">
        <w:rPr>
          <w:rFonts w:ascii="Palatino Linotype" w:hAnsi="Palatino Linotype" w:cs="Arial"/>
          <w:b/>
          <w:bCs/>
          <w:spacing w:val="20"/>
          <w:position w:val="2"/>
          <w:sz w:val="26"/>
          <w:szCs w:val="26"/>
        </w:rPr>
        <w:t xml:space="preserve"> de Deuda </w:t>
      </w:r>
      <w:r w:rsidR="005865D4" w:rsidRPr="004928D1">
        <w:rPr>
          <w:rFonts w:ascii="Palatino Linotype" w:hAnsi="Palatino Linotype" w:cs="Arial"/>
          <w:spacing w:val="20"/>
          <w:position w:val="2"/>
          <w:sz w:val="26"/>
          <w:szCs w:val="26"/>
        </w:rPr>
        <w:t xml:space="preserve">NOMBRE BOETSCH S A DIRECCION AVDA ALCALDE ALBERTO FUCHSLOCHER 1170 COMUNA OSORNO </w:t>
      </w:r>
      <w:r w:rsidR="005865D4" w:rsidRPr="003925C9">
        <w:rPr>
          <w:rFonts w:ascii="Palatino Linotype" w:hAnsi="Palatino Linotype" w:cs="Arial"/>
          <w:spacing w:val="20"/>
          <w:position w:val="2"/>
          <w:sz w:val="26"/>
          <w:szCs w:val="26"/>
        </w:rPr>
        <w:t>ROL 255-02234-179 ESTE ROL OSORNO 255-02234-179 NO R</w:t>
      </w:r>
      <w:r w:rsidR="005865D4" w:rsidRPr="004928D1">
        <w:rPr>
          <w:rFonts w:ascii="Palatino Linotype" w:hAnsi="Palatino Linotype" w:cs="Arial"/>
          <w:spacing w:val="20"/>
          <w:position w:val="2"/>
          <w:sz w:val="26"/>
          <w:szCs w:val="26"/>
        </w:rPr>
        <w:t>EGISTRA DEUDA</w:t>
      </w:r>
      <w:r w:rsidR="005865D4" w:rsidRPr="004928D1">
        <w:rPr>
          <w:rFonts w:ascii="Palatino Linotype" w:hAnsi="Palatino Linotype" w:cs="Arial"/>
          <w:b/>
          <w:bCs/>
          <w:i/>
          <w:iCs/>
          <w:spacing w:val="20"/>
          <w:position w:val="2"/>
          <w:sz w:val="26"/>
          <w:szCs w:val="26"/>
        </w:rPr>
        <w:t xml:space="preserve">. </w:t>
      </w:r>
      <w:r w:rsidR="005865D4" w:rsidRPr="004928D1">
        <w:rPr>
          <w:rFonts w:ascii="Palatino Linotype" w:hAnsi="Palatino Linotype" w:cs="Arial"/>
          <w:spacing w:val="20"/>
          <w:position w:val="2"/>
          <w:sz w:val="26"/>
          <w:szCs w:val="26"/>
        </w:rPr>
        <w:t>Fecha de Emisión del Certificado: 23-07-2026.</w:t>
      </w:r>
      <w:r w:rsidR="005865D4" w:rsidRPr="004928D1">
        <w:rPr>
          <w:rFonts w:ascii="Palatino Linotype" w:hAnsi="Palatino Linotype" w:cs="Arial"/>
          <w:b/>
          <w:bCs/>
          <w:i/>
          <w:iCs/>
          <w:spacing w:val="20"/>
          <w:position w:val="2"/>
          <w:sz w:val="26"/>
          <w:szCs w:val="26"/>
        </w:rPr>
        <w:t xml:space="preserve"> </w:t>
      </w:r>
      <w:r w:rsidR="001878A8" w:rsidRPr="004928D1">
        <w:rPr>
          <w:rFonts w:ascii="Palatino Linotype" w:hAnsi="Palatino Linotype" w:cs="Arial"/>
          <w:b/>
          <w:bCs/>
          <w:i/>
          <w:iCs/>
          <w:spacing w:val="20"/>
          <w:position w:val="2"/>
          <w:sz w:val="26"/>
          <w:szCs w:val="26"/>
        </w:rPr>
        <w:t>Tres</w:t>
      </w:r>
      <w:r w:rsidR="001878A8" w:rsidRPr="004928D1">
        <w:rPr>
          <w:rFonts w:ascii="Palatino Linotype" w:hAnsi="Palatino Linotype" w:cs="Arial"/>
          <w:bCs/>
          <w:spacing w:val="20"/>
          <w:position w:val="2"/>
          <w:sz w:val="26"/>
          <w:szCs w:val="26"/>
        </w:rPr>
        <w:t xml:space="preserve">) </w:t>
      </w:r>
      <w:r w:rsidR="001878A8" w:rsidRPr="004928D1">
        <w:rPr>
          <w:rFonts w:ascii="Palatino Linotype" w:hAnsi="Palatino Linotype" w:cs="Arial"/>
          <w:b/>
          <w:bCs/>
          <w:spacing w:val="20"/>
          <w:position w:val="2"/>
          <w:sz w:val="26"/>
          <w:szCs w:val="26"/>
        </w:rPr>
        <w:t xml:space="preserve">ASIGNACIÓN DE ROLES DE AVALÚO. </w:t>
      </w:r>
      <w:r w:rsidR="001878A8" w:rsidRPr="004928D1">
        <w:rPr>
          <w:rFonts w:ascii="Palatino Linotype" w:hAnsi="Palatino Linotype" w:cs="Arial"/>
          <w:bCs/>
          <w:spacing w:val="20"/>
          <w:position w:val="2"/>
          <w:sz w:val="26"/>
          <w:szCs w:val="26"/>
        </w:rPr>
        <w:t xml:space="preserve">CERTIFICADO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995980 FECHA DE EMISIÓN: 17/07/2025. DATOS DE LA SOLICITUD F2118. NÚMERO 4733577. FECHA 10/07/2025. TIPO DE PROYECTO: CONDOMINIO TIPO A. INFORMACIÓN DEL PLANO PRESENTADO. DOCUMENTO: OTRO. NÚMERO: LEY DE COPROPIEDAD. FECHA: 26/02/2025. ORGANISMO EMISOR: OTROS. NOMBRE DE LA COMUNA: OSORNO. CÓDIGO DE LA COMUNA: 10201. CANTIDAD DE UNIDADES: 242. NOMBRE DEL PROPIETARIO O BENEFICIARIO: BOETSCH S.A. RUT DEL PROPIETARIO O BENEFICIARIO: 88127800-6. El Servicio de Impuestos Internos certifica que el(los) siguiente(s) Número(s) de Rol(es) Matriz(ces): 02234-00179 Con acceso principal ubicado en AVDA ALCALDE ALBERTO FUCHSL dará(n) origen a(los) número(s) de rol(es) de avalúo que a continuación se detalla(n): DIRECCIÓN O NOMBRE DE LA UNIDAD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ROL DE AVALÚO ASIGNADO CÓDIGO SITUACIÓN ROL DE AVALÚO (VER NOTA): </w:t>
      </w:r>
      <w:r w:rsidR="001878A8" w:rsidRPr="003925C9">
        <w:rPr>
          <w:rFonts w:ascii="Palatino Linotype" w:hAnsi="Palatino Linotype" w:cs="Arial"/>
          <w:b/>
          <w:spacing w:val="20"/>
          <w:position w:val="2"/>
          <w:sz w:val="26"/>
          <w:szCs w:val="26"/>
          <w:highlight w:val="yellow"/>
        </w:rPr>
        <w:t>ALCALDE ALBERTO F. 1170 DP</w:t>
      </w:r>
      <w:r w:rsidR="005865D4" w:rsidRPr="003925C9">
        <w:rPr>
          <w:rFonts w:ascii="Palatino Linotype" w:hAnsi="Palatino Linotype" w:cs="Arial"/>
          <w:b/>
          <w:spacing w:val="20"/>
          <w:position w:val="2"/>
          <w:sz w:val="26"/>
          <w:szCs w:val="26"/>
          <w:highlight w:val="yellow"/>
        </w:rPr>
        <w:t xml:space="preserve"> 808</w:t>
      </w:r>
      <w:r w:rsidR="001878A8" w:rsidRPr="003925C9">
        <w:rPr>
          <w:rFonts w:ascii="Palatino Linotype" w:hAnsi="Palatino Linotype" w:cs="Arial"/>
          <w:b/>
          <w:spacing w:val="20"/>
          <w:position w:val="2"/>
          <w:sz w:val="26"/>
          <w:szCs w:val="26"/>
          <w:highlight w:val="yellow"/>
        </w:rPr>
        <w:t xml:space="preserve"> </w:t>
      </w:r>
      <w:r w:rsidR="00121B14" w:rsidRPr="003925C9">
        <w:rPr>
          <w:rFonts w:ascii="Palatino Linotype" w:hAnsi="Palatino Linotype" w:cs="Arial"/>
          <w:b/>
          <w:spacing w:val="20"/>
          <w:position w:val="2"/>
          <w:sz w:val="26"/>
          <w:szCs w:val="26"/>
          <w:highlight w:val="yellow"/>
        </w:rPr>
        <w:t>C</w:t>
      </w:r>
      <w:r w:rsidR="001878A8" w:rsidRPr="003925C9">
        <w:rPr>
          <w:rFonts w:ascii="Palatino Linotype" w:hAnsi="Palatino Linotype" w:cs="Arial"/>
          <w:b/>
          <w:spacing w:val="20"/>
          <w:position w:val="2"/>
          <w:sz w:val="26"/>
          <w:szCs w:val="26"/>
          <w:highlight w:val="yellow"/>
        </w:rPr>
        <w:t xml:space="preserve"> COND. FUCHSLOCHER</w:t>
      </w:r>
      <w:r w:rsidR="005865D4" w:rsidRPr="003925C9">
        <w:rPr>
          <w:rFonts w:ascii="Palatino Linotype" w:hAnsi="Palatino Linotype" w:cs="Arial"/>
          <w:b/>
          <w:spacing w:val="20"/>
          <w:position w:val="2"/>
          <w:sz w:val="26"/>
          <w:szCs w:val="26"/>
          <w:highlight w:val="yellow"/>
        </w:rPr>
        <w:t xml:space="preserve"> </w:t>
      </w:r>
      <w:r w:rsidR="001878A8" w:rsidRPr="003925C9">
        <w:rPr>
          <w:rFonts w:ascii="Palatino Linotype" w:hAnsi="Palatino Linotype" w:cs="Arial"/>
          <w:b/>
          <w:spacing w:val="20"/>
          <w:position w:val="2"/>
          <w:sz w:val="26"/>
          <w:szCs w:val="26"/>
          <w:highlight w:val="yellow"/>
        </w:rPr>
        <w:t>/02234-00</w:t>
      </w:r>
      <w:r w:rsidR="00121B14" w:rsidRPr="003925C9">
        <w:rPr>
          <w:rFonts w:ascii="Palatino Linotype" w:hAnsi="Palatino Linotype" w:cs="Arial"/>
          <w:b/>
          <w:spacing w:val="20"/>
          <w:position w:val="2"/>
          <w:sz w:val="26"/>
          <w:szCs w:val="26"/>
          <w:highlight w:val="yellow"/>
        </w:rPr>
        <w:t>8</w:t>
      </w:r>
      <w:r w:rsidR="005865D4" w:rsidRPr="003925C9">
        <w:rPr>
          <w:rFonts w:ascii="Palatino Linotype" w:hAnsi="Palatino Linotype" w:cs="Arial"/>
          <w:b/>
          <w:spacing w:val="20"/>
          <w:position w:val="2"/>
          <w:sz w:val="26"/>
          <w:szCs w:val="26"/>
          <w:highlight w:val="yellow"/>
        </w:rPr>
        <w:t>57</w:t>
      </w:r>
      <w:r w:rsidR="001878A8" w:rsidRPr="003925C9">
        <w:rPr>
          <w:rFonts w:ascii="Palatino Linotype" w:hAnsi="Palatino Linotype" w:cs="Arial"/>
          <w:bCs/>
          <w:spacing w:val="20"/>
          <w:position w:val="2"/>
          <w:sz w:val="26"/>
          <w:szCs w:val="26"/>
          <w:highlight w:val="yellow"/>
        </w:rPr>
        <w:t>.</w:t>
      </w:r>
      <w:r w:rsidR="001878A8" w:rsidRPr="004928D1">
        <w:rPr>
          <w:rFonts w:ascii="Palatino Linotype" w:hAnsi="Palatino Linotype" w:cs="Arial"/>
          <w:bCs/>
          <w:spacing w:val="20"/>
          <w:position w:val="2"/>
          <w:sz w:val="26"/>
          <w:szCs w:val="26"/>
        </w:rPr>
        <w:t xml:space="preserve"> OBSERVACIONES: COPROPIEDAD INMOBILIARIA. Se debe acreditar el pago del Impuesto Territorial de los roles matrices afectos a dicho tributo. El presente certificado no elimina requisitos de Organismos competentes para la enajenación. Se extiende el </w:t>
      </w:r>
      <w:r w:rsidR="001878A8" w:rsidRPr="004928D1">
        <w:rPr>
          <w:rFonts w:ascii="Palatino Linotype" w:hAnsi="Palatino Linotype" w:cs="Arial"/>
          <w:bCs/>
          <w:spacing w:val="20"/>
          <w:position w:val="2"/>
          <w:sz w:val="26"/>
          <w:szCs w:val="26"/>
        </w:rPr>
        <w:lastRenderedPageBreak/>
        <w:t xml:space="preserve">presente certificado para ser presentado en la Notaría o Conservador de Bienes Raíces, según corresponda. NOTA (situación a la fecha de Impresión): CODIGO DESCRIPCIÓN SOLICITAR A Predio incluido en los roles de avalúo. Certificado de Avalúo Fiscal Simple (con datos del propietario registrado en el SII) y pago del Impuesto Territorial cuando corresponda. T Predio transferido y aún no incluido en los roles de avalúo. Certificado de Avalúo Fiscal Provisional. </w:t>
      </w:r>
      <w:r w:rsidR="001878A8" w:rsidRPr="004928D1">
        <w:rPr>
          <w:rFonts w:ascii="Palatino Linotype" w:hAnsi="Palatino Linotype" w:cs="Arial"/>
          <w:b/>
          <w:bCs/>
          <w:i/>
          <w:iCs/>
          <w:spacing w:val="20"/>
          <w:position w:val="2"/>
          <w:sz w:val="26"/>
          <w:szCs w:val="26"/>
        </w:rPr>
        <w:t>Cuatro</w:t>
      </w:r>
      <w:r w:rsidR="001878A8" w:rsidRPr="004928D1">
        <w:rPr>
          <w:rFonts w:ascii="Palatino Linotype" w:hAnsi="Palatino Linotype" w:cs="Arial"/>
          <w:bCs/>
          <w:i/>
          <w:iCs/>
          <w:spacing w:val="20"/>
          <w:position w:val="2"/>
          <w:sz w:val="26"/>
          <w:szCs w:val="26"/>
        </w:rPr>
        <w:t>)</w:t>
      </w:r>
      <w:r w:rsidR="001878A8" w:rsidRPr="004928D1">
        <w:rPr>
          <w:rFonts w:ascii="Palatino Linotype" w:hAnsi="Palatino Linotype" w:cs="Arial"/>
          <w:bCs/>
          <w:spacing w:val="20"/>
          <w:position w:val="2"/>
          <w:sz w:val="26"/>
          <w:szCs w:val="26"/>
        </w:rPr>
        <w:t xml:space="preserve"> </w:t>
      </w:r>
      <w:r w:rsidR="001878A8" w:rsidRPr="004928D1">
        <w:rPr>
          <w:rFonts w:ascii="Palatino Linotype" w:hAnsi="Palatino Linotype" w:cs="Arial"/>
          <w:b/>
          <w:bCs/>
          <w:spacing w:val="20"/>
          <w:position w:val="2"/>
          <w:sz w:val="26"/>
          <w:szCs w:val="26"/>
        </w:rPr>
        <w:t>CERTIFICADO DE NUMERO.</w:t>
      </w:r>
      <w:r w:rsidR="001878A8" w:rsidRPr="004928D1">
        <w:rPr>
          <w:rFonts w:ascii="Palatino Linotype" w:hAnsi="Palatino Linotype" w:cs="Arial"/>
          <w:bCs/>
          <w:spacing w:val="20"/>
          <w:position w:val="2"/>
          <w:sz w:val="26"/>
          <w:szCs w:val="26"/>
        </w:rPr>
        <w:t xml:space="preserve">  CERTIFICADO N°25 ANGELA VILLARROEL MANSILLA, Arquitecta, </w:t>
      </w:r>
      <w:proofErr w:type="gramStart"/>
      <w:r w:rsidR="001878A8" w:rsidRPr="004928D1">
        <w:rPr>
          <w:rFonts w:ascii="Palatino Linotype" w:hAnsi="Palatino Linotype" w:cs="Arial"/>
          <w:bCs/>
          <w:spacing w:val="20"/>
          <w:position w:val="2"/>
          <w:sz w:val="26"/>
          <w:szCs w:val="26"/>
        </w:rPr>
        <w:t>Directora</w:t>
      </w:r>
      <w:proofErr w:type="gramEnd"/>
      <w:r w:rsidR="001878A8" w:rsidRPr="004928D1">
        <w:rPr>
          <w:rFonts w:ascii="Palatino Linotype" w:hAnsi="Palatino Linotype" w:cs="Arial"/>
          <w:bCs/>
          <w:spacing w:val="20"/>
          <w:position w:val="2"/>
          <w:sz w:val="26"/>
          <w:szCs w:val="26"/>
        </w:rPr>
        <w:t xml:space="preserve"> de Obras Municipales, certifica que a la propiedad de BOETSCH SA., ubicada </w:t>
      </w:r>
      <w:r w:rsidR="001878A8" w:rsidRPr="003925C9">
        <w:rPr>
          <w:rFonts w:ascii="Palatino Linotype" w:hAnsi="Palatino Linotype" w:cs="Arial"/>
          <w:bCs/>
          <w:spacing w:val="20"/>
          <w:position w:val="2"/>
          <w:sz w:val="26"/>
          <w:szCs w:val="26"/>
        </w:rPr>
        <w:t xml:space="preserve">en Avda. </w:t>
      </w:r>
      <w:proofErr w:type="gramStart"/>
      <w:r w:rsidR="001878A8" w:rsidRPr="003925C9">
        <w:rPr>
          <w:rFonts w:ascii="Palatino Linotype" w:hAnsi="Palatino Linotype" w:cs="Arial"/>
          <w:bCs/>
          <w:spacing w:val="20"/>
          <w:position w:val="2"/>
          <w:sz w:val="26"/>
          <w:szCs w:val="26"/>
        </w:rPr>
        <w:t>Alcalde</w:t>
      </w:r>
      <w:proofErr w:type="gramEnd"/>
      <w:r w:rsidR="001878A8" w:rsidRPr="003925C9">
        <w:rPr>
          <w:rFonts w:ascii="Palatino Linotype" w:hAnsi="Palatino Linotype" w:cs="Arial"/>
          <w:bCs/>
          <w:spacing w:val="20"/>
          <w:position w:val="2"/>
          <w:sz w:val="26"/>
          <w:szCs w:val="26"/>
        </w:rPr>
        <w:t xml:space="preserve"> Alberto Fuchslocher </w:t>
      </w:r>
      <w:proofErr w:type="spellStart"/>
      <w:r w:rsidR="001878A8" w:rsidRPr="003925C9">
        <w:rPr>
          <w:rFonts w:ascii="Palatino Linotype" w:hAnsi="Palatino Linotype" w:cs="Arial"/>
          <w:bCs/>
          <w:spacing w:val="20"/>
          <w:position w:val="2"/>
          <w:sz w:val="26"/>
          <w:szCs w:val="26"/>
        </w:rPr>
        <w:t>n°</w:t>
      </w:r>
      <w:proofErr w:type="spellEnd"/>
      <w:r w:rsidR="001878A8" w:rsidRPr="003925C9">
        <w:rPr>
          <w:rFonts w:ascii="Palatino Linotype" w:hAnsi="Palatino Linotype" w:cs="Arial"/>
          <w:bCs/>
          <w:spacing w:val="20"/>
          <w:position w:val="2"/>
          <w:sz w:val="26"/>
          <w:szCs w:val="26"/>
        </w:rPr>
        <w:t xml:space="preserve"> 1170, sector </w:t>
      </w:r>
      <w:proofErr w:type="spellStart"/>
      <w:r w:rsidR="001878A8" w:rsidRPr="003925C9">
        <w:rPr>
          <w:rFonts w:ascii="Palatino Linotype" w:hAnsi="Palatino Linotype" w:cs="Arial"/>
          <w:bCs/>
          <w:spacing w:val="20"/>
          <w:position w:val="2"/>
          <w:sz w:val="26"/>
          <w:szCs w:val="26"/>
        </w:rPr>
        <w:t>Chuyaca</w:t>
      </w:r>
      <w:proofErr w:type="spellEnd"/>
      <w:r w:rsidR="001878A8" w:rsidRPr="003925C9">
        <w:rPr>
          <w:rFonts w:ascii="Palatino Linotype" w:hAnsi="Palatino Linotype" w:cs="Arial"/>
          <w:bCs/>
          <w:spacing w:val="20"/>
          <w:position w:val="2"/>
          <w:sz w:val="26"/>
          <w:szCs w:val="26"/>
        </w:rPr>
        <w:t xml:space="preserve">, Rol de Avalúo </w:t>
      </w:r>
      <w:proofErr w:type="spellStart"/>
      <w:r w:rsidR="001878A8" w:rsidRPr="003925C9">
        <w:rPr>
          <w:rFonts w:ascii="Palatino Linotype" w:hAnsi="Palatino Linotype" w:cs="Arial"/>
          <w:bCs/>
          <w:spacing w:val="20"/>
          <w:position w:val="2"/>
          <w:sz w:val="26"/>
          <w:szCs w:val="26"/>
        </w:rPr>
        <w:t>N°</w:t>
      </w:r>
      <w:proofErr w:type="spellEnd"/>
      <w:r w:rsidR="001878A8" w:rsidRPr="003925C9">
        <w:rPr>
          <w:rFonts w:ascii="Palatino Linotype" w:hAnsi="Palatino Linotype" w:cs="Arial"/>
          <w:bCs/>
          <w:spacing w:val="20"/>
          <w:position w:val="2"/>
          <w:sz w:val="26"/>
          <w:szCs w:val="26"/>
        </w:rPr>
        <w:t xml:space="preserve"> 2234-179, le corresponden las siguientes numeraciones domiciliarias que se detallan a continuació</w:t>
      </w:r>
      <w:r w:rsidR="001878A8" w:rsidRPr="004928D1">
        <w:rPr>
          <w:rFonts w:ascii="Palatino Linotype" w:hAnsi="Palatino Linotype" w:cs="Arial"/>
          <w:bCs/>
          <w:spacing w:val="20"/>
          <w:position w:val="2"/>
          <w:sz w:val="26"/>
          <w:szCs w:val="26"/>
        </w:rPr>
        <w:t xml:space="preserve">n: "CONDOMINIO </w:t>
      </w:r>
      <w:r w:rsidR="001878A8" w:rsidRPr="003925C9">
        <w:rPr>
          <w:rFonts w:ascii="Palatino Linotype" w:hAnsi="Palatino Linotype" w:cs="Arial"/>
          <w:bCs/>
          <w:spacing w:val="20"/>
          <w:position w:val="2"/>
          <w:sz w:val="26"/>
          <w:szCs w:val="26"/>
          <w:highlight w:val="yellow"/>
        </w:rPr>
        <w:t>FUCHSLOCHER 1170</w:t>
      </w:r>
      <w:proofErr w:type="gramStart"/>
      <w:r w:rsidR="001878A8" w:rsidRPr="003925C9">
        <w:rPr>
          <w:rFonts w:ascii="Palatino Linotype" w:hAnsi="Palatino Linotype" w:cs="Arial"/>
          <w:bCs/>
          <w:spacing w:val="20"/>
          <w:position w:val="2"/>
          <w:sz w:val="26"/>
          <w:szCs w:val="26"/>
          <w:highlight w:val="yellow"/>
        </w:rPr>
        <w:t>"  EDIFICIO</w:t>
      </w:r>
      <w:proofErr w:type="gramEnd"/>
      <w:r w:rsidR="001878A8" w:rsidRPr="003925C9">
        <w:rPr>
          <w:rFonts w:ascii="Palatino Linotype" w:hAnsi="Palatino Linotype" w:cs="Arial"/>
          <w:bCs/>
          <w:spacing w:val="20"/>
          <w:position w:val="2"/>
          <w:sz w:val="26"/>
          <w:szCs w:val="26"/>
          <w:highlight w:val="yellow"/>
        </w:rPr>
        <w:t xml:space="preserve"> </w:t>
      </w:r>
      <w:r w:rsidR="00121B14" w:rsidRPr="003925C9">
        <w:rPr>
          <w:rFonts w:ascii="Palatino Linotype" w:hAnsi="Palatino Linotype" w:cs="Arial"/>
          <w:bCs/>
          <w:spacing w:val="20"/>
          <w:position w:val="2"/>
          <w:sz w:val="26"/>
          <w:szCs w:val="26"/>
          <w:highlight w:val="yellow"/>
        </w:rPr>
        <w:t>C</w:t>
      </w:r>
      <w:r w:rsidR="001878A8" w:rsidRPr="003925C9">
        <w:rPr>
          <w:rFonts w:ascii="Palatino Linotype" w:hAnsi="Palatino Linotype" w:cs="Arial"/>
          <w:bCs/>
          <w:spacing w:val="20"/>
          <w:position w:val="2"/>
          <w:sz w:val="26"/>
          <w:szCs w:val="26"/>
          <w:highlight w:val="yellow"/>
        </w:rPr>
        <w:t xml:space="preserve">. PISO </w:t>
      </w:r>
      <w:r w:rsidR="005865D4" w:rsidRPr="003925C9">
        <w:rPr>
          <w:rFonts w:ascii="Palatino Linotype" w:hAnsi="Palatino Linotype" w:cs="Arial"/>
          <w:bCs/>
          <w:spacing w:val="20"/>
          <w:position w:val="2"/>
          <w:sz w:val="26"/>
          <w:szCs w:val="26"/>
          <w:highlight w:val="yellow"/>
        </w:rPr>
        <w:t>8</w:t>
      </w:r>
      <w:r w:rsidR="001878A8" w:rsidRPr="003925C9">
        <w:rPr>
          <w:rFonts w:ascii="Palatino Linotype" w:hAnsi="Palatino Linotype" w:cs="Arial"/>
          <w:bCs/>
          <w:spacing w:val="20"/>
          <w:position w:val="2"/>
          <w:sz w:val="26"/>
          <w:szCs w:val="26"/>
          <w:highlight w:val="yellow"/>
        </w:rPr>
        <w:t xml:space="preserve">. - DEPTO. </w:t>
      </w:r>
      <w:r w:rsidR="005865D4" w:rsidRPr="003925C9">
        <w:rPr>
          <w:rFonts w:ascii="Palatino Linotype" w:hAnsi="Palatino Linotype" w:cs="Arial"/>
          <w:bCs/>
          <w:spacing w:val="20"/>
          <w:position w:val="2"/>
          <w:sz w:val="26"/>
          <w:szCs w:val="26"/>
          <w:highlight w:val="yellow"/>
        </w:rPr>
        <w:t>808</w:t>
      </w:r>
      <w:r w:rsidR="001878A8" w:rsidRPr="003925C9">
        <w:rPr>
          <w:rFonts w:ascii="Palatino Linotype" w:hAnsi="Palatino Linotype" w:cs="Arial"/>
          <w:bCs/>
          <w:spacing w:val="20"/>
          <w:position w:val="2"/>
          <w:sz w:val="26"/>
          <w:szCs w:val="26"/>
          <w:highlight w:val="yellow"/>
        </w:rPr>
        <w:t>-</w:t>
      </w:r>
      <w:r w:rsidR="00A10B8B" w:rsidRPr="003925C9">
        <w:rPr>
          <w:rFonts w:ascii="Palatino Linotype" w:hAnsi="Palatino Linotype" w:cs="Arial"/>
          <w:bCs/>
          <w:spacing w:val="20"/>
          <w:position w:val="2"/>
          <w:sz w:val="26"/>
          <w:szCs w:val="26"/>
          <w:highlight w:val="yellow"/>
        </w:rPr>
        <w:t>C</w:t>
      </w:r>
      <w:r w:rsidR="001878A8" w:rsidRPr="003925C9">
        <w:rPr>
          <w:rFonts w:ascii="Palatino Linotype" w:hAnsi="Palatino Linotype" w:cs="Arial"/>
          <w:bCs/>
          <w:spacing w:val="20"/>
          <w:position w:val="2"/>
          <w:sz w:val="26"/>
          <w:szCs w:val="26"/>
          <w:highlight w:val="yellow"/>
        </w:rPr>
        <w:t xml:space="preserve"> – AVDA. ALCALDE ALBERTO FUCHSLOCHER 1170;</w:t>
      </w:r>
      <w:r w:rsidR="001878A8" w:rsidRPr="004928D1">
        <w:rPr>
          <w:rFonts w:ascii="Palatino Linotype" w:hAnsi="Palatino Linotype" w:cs="Arial"/>
          <w:bCs/>
          <w:spacing w:val="20"/>
          <w:position w:val="2"/>
          <w:sz w:val="26"/>
          <w:szCs w:val="26"/>
        </w:rPr>
        <w:t xml:space="preserve"> </w:t>
      </w:r>
      <w:r w:rsidR="001878A8" w:rsidRPr="004928D1">
        <w:rPr>
          <w:rFonts w:ascii="Palatino Linotype" w:hAnsi="Palatino Linotype" w:cs="Arial"/>
          <w:b/>
          <w:bCs/>
          <w:spacing w:val="20"/>
          <w:position w:val="2"/>
          <w:sz w:val="26"/>
          <w:szCs w:val="26"/>
          <w:u w:val="single"/>
        </w:rPr>
        <w:t>Observación:</w:t>
      </w:r>
      <w:r w:rsidR="001878A8" w:rsidRPr="004928D1">
        <w:rPr>
          <w:rFonts w:ascii="Palatino Linotype" w:hAnsi="Palatino Linotype" w:cs="Arial"/>
          <w:bCs/>
          <w:spacing w:val="20"/>
          <w:position w:val="2"/>
          <w:sz w:val="26"/>
          <w:szCs w:val="26"/>
        </w:rPr>
        <w:t xml:space="preserve"> Este nuevo certificado reemplaza al Certificado N°181 de fecha 10/12/2024. Se extiende el presente certificado a petición del interesado(a), para los fines que estime conveniente. EN OSORNO, A 26 DE FEBRERO DE 2025. HAY TIMBRE Y FIRMA ILEGIBLES. ANGELA VILLARROEL MANSILLA. ARQUITECTA. DIRECTORA DE OBRAS MUNICIPALES. </w:t>
      </w:r>
      <w:r w:rsidR="001878A8" w:rsidRPr="004928D1">
        <w:rPr>
          <w:rFonts w:ascii="Palatino Linotype" w:hAnsi="Palatino Linotype" w:cs="Arial"/>
          <w:b/>
          <w:bCs/>
          <w:i/>
          <w:iCs/>
          <w:spacing w:val="20"/>
          <w:position w:val="2"/>
          <w:sz w:val="26"/>
          <w:szCs w:val="26"/>
        </w:rPr>
        <w:t>Cinco</w:t>
      </w:r>
      <w:r w:rsidR="001878A8" w:rsidRPr="004928D1">
        <w:rPr>
          <w:rFonts w:ascii="Palatino Linotype" w:hAnsi="Palatino Linotype" w:cs="Arial"/>
          <w:b/>
          <w:bCs/>
          <w:spacing w:val="20"/>
          <w:position w:val="2"/>
          <w:sz w:val="26"/>
          <w:szCs w:val="26"/>
        </w:rPr>
        <w:t xml:space="preserve">) Certificado de vivienda social. CERTIFICADO </w:t>
      </w:r>
      <w:proofErr w:type="spellStart"/>
      <w:r w:rsidR="001878A8" w:rsidRPr="004928D1">
        <w:rPr>
          <w:rFonts w:ascii="Palatino Linotype" w:hAnsi="Palatino Linotype" w:cs="Arial"/>
          <w:b/>
          <w:bCs/>
          <w:spacing w:val="20"/>
          <w:position w:val="2"/>
          <w:sz w:val="26"/>
          <w:szCs w:val="26"/>
        </w:rPr>
        <w:t>N°</w:t>
      </w:r>
      <w:proofErr w:type="spellEnd"/>
      <w:r w:rsidR="001878A8" w:rsidRPr="004928D1">
        <w:rPr>
          <w:rFonts w:ascii="Palatino Linotype" w:hAnsi="Palatino Linotype" w:cs="Arial"/>
          <w:b/>
          <w:bCs/>
          <w:spacing w:val="20"/>
          <w:position w:val="2"/>
          <w:sz w:val="26"/>
          <w:szCs w:val="26"/>
        </w:rPr>
        <w:t xml:space="preserve"> 80 </w:t>
      </w:r>
      <w:r w:rsidR="001878A8" w:rsidRPr="004928D1">
        <w:rPr>
          <w:rFonts w:ascii="Palatino Linotype" w:hAnsi="Palatino Linotype" w:cs="Arial"/>
          <w:bCs/>
          <w:spacing w:val="20"/>
          <w:position w:val="2"/>
          <w:sz w:val="26"/>
          <w:szCs w:val="26"/>
        </w:rPr>
        <w:t xml:space="preserve">La DIRECTORA DE OBRAS MUNICIPALES que suscribe, certifica que, según la solicitud de anteproyecto de obras de edificación, obra nueva, N°163/2021, Modificación de Proyecto de edificación Res. N°07/2025, los 240 departamentos contemplados en el Condominio Los Arrayanes, ubicado en </w:t>
      </w:r>
      <w:proofErr w:type="gramStart"/>
      <w:r w:rsidR="001878A8" w:rsidRPr="004928D1">
        <w:rPr>
          <w:rFonts w:ascii="Palatino Linotype" w:hAnsi="Palatino Linotype" w:cs="Arial"/>
          <w:bCs/>
          <w:spacing w:val="20"/>
          <w:position w:val="2"/>
          <w:sz w:val="26"/>
          <w:szCs w:val="26"/>
        </w:rPr>
        <w:t>Alcalde</w:t>
      </w:r>
      <w:proofErr w:type="gramEnd"/>
      <w:r w:rsidR="001878A8" w:rsidRPr="004928D1">
        <w:rPr>
          <w:rFonts w:ascii="Palatino Linotype" w:hAnsi="Palatino Linotype" w:cs="Arial"/>
          <w:bCs/>
          <w:spacing w:val="20"/>
          <w:position w:val="2"/>
          <w:sz w:val="26"/>
          <w:szCs w:val="26"/>
        </w:rPr>
        <w:t xml:space="preserve"> Alberto Fuchloher N°1170, Rol de Avalúo N°2234-179, de la comuna de </w:t>
      </w:r>
      <w:r w:rsidR="001878A8" w:rsidRPr="004928D1">
        <w:rPr>
          <w:rFonts w:ascii="Palatino Linotype" w:hAnsi="Palatino Linotype" w:cs="Arial"/>
          <w:bCs/>
          <w:spacing w:val="20"/>
          <w:position w:val="2"/>
          <w:sz w:val="26"/>
          <w:szCs w:val="26"/>
        </w:rPr>
        <w:lastRenderedPageBreak/>
        <w:t xml:space="preserve">Osorno, acogido al D.F.L. N°2 de 1959, con destino habitacional, </w:t>
      </w:r>
      <w:proofErr w:type="gramStart"/>
      <w:r w:rsidR="001878A8" w:rsidRPr="004928D1">
        <w:rPr>
          <w:rFonts w:ascii="Palatino Linotype" w:hAnsi="Palatino Linotype" w:cs="Arial"/>
          <w:bCs/>
          <w:spacing w:val="20"/>
          <w:position w:val="2"/>
          <w:sz w:val="26"/>
          <w:szCs w:val="26"/>
        </w:rPr>
        <w:t>de acuerdo a</w:t>
      </w:r>
      <w:proofErr w:type="gramEnd"/>
      <w:r w:rsidR="001878A8" w:rsidRPr="004928D1">
        <w:rPr>
          <w:rFonts w:ascii="Palatino Linotype" w:hAnsi="Palatino Linotype" w:cs="Arial"/>
          <w:bCs/>
          <w:spacing w:val="20"/>
          <w:position w:val="2"/>
          <w:sz w:val="26"/>
          <w:szCs w:val="26"/>
        </w:rPr>
        <w:t xml:space="preserve"> lo establecido en el Art. 6.1.2 del Reglamento Especial de Viviendas Económicas de la Ordenanza General de Urbanismo y Construcciones y tasación de fecha 05.06.2025, cumplen con el concepto de vivienda social. Lo anterior </w:t>
      </w:r>
      <w:proofErr w:type="gramStart"/>
      <w:r w:rsidR="001878A8" w:rsidRPr="004928D1">
        <w:rPr>
          <w:rFonts w:ascii="Palatino Linotype" w:hAnsi="Palatino Linotype" w:cs="Arial"/>
          <w:bCs/>
          <w:spacing w:val="20"/>
          <w:position w:val="2"/>
          <w:sz w:val="26"/>
          <w:szCs w:val="26"/>
        </w:rPr>
        <w:t>de acuerdo a</w:t>
      </w:r>
      <w:proofErr w:type="gramEnd"/>
      <w:r w:rsidR="001878A8" w:rsidRPr="004928D1">
        <w:rPr>
          <w:rFonts w:ascii="Palatino Linotype" w:hAnsi="Palatino Linotype" w:cs="Arial"/>
          <w:bCs/>
          <w:spacing w:val="20"/>
          <w:position w:val="2"/>
          <w:sz w:val="26"/>
          <w:szCs w:val="26"/>
        </w:rPr>
        <w:t xml:space="preserve"> los actuales antecedentes informados por el SII, cualquier modificación, tanto en la vivienda como en el valor del terreno por parte del SII, es causal de nulidad inmediata del presente Certificado. Se extiende el presente documento a petición de SEBASTIAN BOETSCH ALAMOS, para los fines que estime convenientes. NOTA: Los antecedentes aportados son de responsabilidad exclusiva del solicitante. OSORNO, 06 JUN. 2025. </w:t>
      </w:r>
      <w:r w:rsidR="001878A8" w:rsidRPr="004928D1">
        <w:rPr>
          <w:rFonts w:ascii="Palatino Linotype" w:hAnsi="Palatino Linotype" w:cs="Arial"/>
          <w:b/>
          <w:bCs/>
          <w:i/>
          <w:iCs/>
          <w:spacing w:val="20"/>
          <w:position w:val="2"/>
          <w:sz w:val="26"/>
          <w:szCs w:val="26"/>
        </w:rPr>
        <w:t>Seis)</w:t>
      </w:r>
      <w:r w:rsidR="001878A8" w:rsidRPr="004928D1">
        <w:rPr>
          <w:rFonts w:ascii="Palatino Linotype" w:hAnsi="Palatino Linotype" w:cs="Arial"/>
          <w:bCs/>
          <w:spacing w:val="20"/>
          <w:position w:val="2"/>
          <w:sz w:val="26"/>
          <w:szCs w:val="26"/>
        </w:rPr>
        <w:t xml:space="preserve"> </w:t>
      </w:r>
      <w:r w:rsidR="001878A8" w:rsidRPr="004928D1">
        <w:rPr>
          <w:rFonts w:ascii="Palatino Linotype" w:hAnsi="Palatino Linotype" w:cs="Arial"/>
          <w:b/>
          <w:bCs/>
          <w:spacing w:val="20"/>
          <w:position w:val="2"/>
          <w:sz w:val="26"/>
          <w:szCs w:val="26"/>
        </w:rPr>
        <w:t xml:space="preserve">CERTIFICADO DE COPROPIEDAD INMOBILIARIA LEY 19.537. DIRECCION DE OBRAS – I. MUNICIPALIDAD DE: OSORNO. REGION: DE LOS LAGOS. URBANO. </w:t>
      </w:r>
      <w:r w:rsidR="001878A8" w:rsidRPr="004928D1">
        <w:rPr>
          <w:rFonts w:ascii="Palatino Linotype" w:hAnsi="Palatino Linotype" w:cs="Arial"/>
          <w:bCs/>
          <w:spacing w:val="20"/>
          <w:position w:val="2"/>
          <w:sz w:val="26"/>
          <w:szCs w:val="26"/>
        </w:rPr>
        <w:t xml:space="preserve">NUMERO DE CERTIFICADO: 11. FECHA: 02/12/2025. </w:t>
      </w:r>
      <w:r w:rsidR="001878A8" w:rsidRPr="004928D1">
        <w:rPr>
          <w:rFonts w:ascii="Palatino Linotype" w:hAnsi="Palatino Linotype" w:cs="Arial"/>
          <w:b/>
          <w:bCs/>
          <w:spacing w:val="20"/>
          <w:position w:val="2"/>
          <w:sz w:val="26"/>
          <w:szCs w:val="26"/>
        </w:rPr>
        <w:t xml:space="preserve">VISTOS: </w:t>
      </w:r>
      <w:r w:rsidR="001878A8" w:rsidRPr="004928D1">
        <w:rPr>
          <w:rFonts w:ascii="Palatino Linotype" w:hAnsi="Palatino Linotype" w:cs="Arial"/>
          <w:bCs/>
          <w:spacing w:val="20"/>
          <w:position w:val="2"/>
          <w:sz w:val="26"/>
          <w:szCs w:val="26"/>
        </w:rPr>
        <w:t xml:space="preserve">A) Las atribuciones emanadas del Art. 10 de la Ley de Copropiedad Inmobiliaria, B) Las disposiciones de la Ley General de Urbanismo y Construcciones, su Ordenanza General, y el Instrumento de Planificación Territorial, C) La solicitud para acogerse a la ley 19.537, los planos y demás antecedentes debidamente suscritos por el propietario y el arquitecto correspondientes al expediente S.C.I. 10°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487/2025, D) El Permiso de Edificación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163 de fecha 09/07/2021,</w:t>
      </w:r>
      <w:r w:rsidR="001878A8" w:rsidRPr="004928D1">
        <w:rPr>
          <w:rFonts w:ascii="Palatino Linotype" w:hAnsi="Palatino Linotype" w:cs="Arial"/>
          <w:bCs/>
          <w:spacing w:val="20"/>
          <w:position w:val="2"/>
          <w:sz w:val="26"/>
          <w:szCs w:val="26"/>
        </w:rPr>
        <w:br/>
        <w:t xml:space="preserve">E) La(s) resolución(es) modificatoria(s) del proyecto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07 de fecha 10/01/2025, F) La constancia de inscripción en el Registro de Hipotecas y Gravámenes del Conservador de Bienes Raíces de OSORNO del Reglamento de Copropiedad, a fojas 1838v N°2150 de fecha 09/10/2025. </w:t>
      </w:r>
      <w:r w:rsidR="001878A8" w:rsidRPr="004928D1">
        <w:rPr>
          <w:rFonts w:ascii="Palatino Linotype" w:hAnsi="Palatino Linotype" w:cs="Arial"/>
          <w:b/>
          <w:bCs/>
          <w:spacing w:val="20"/>
          <w:position w:val="2"/>
          <w:sz w:val="26"/>
          <w:szCs w:val="26"/>
        </w:rPr>
        <w:t xml:space="preserve">RESUELVO: </w:t>
      </w:r>
      <w:r w:rsidR="001878A8" w:rsidRPr="004928D1">
        <w:rPr>
          <w:rFonts w:ascii="Palatino Linotype" w:hAnsi="Palatino Linotype" w:cs="Arial"/>
          <w:bCs/>
          <w:spacing w:val="20"/>
          <w:position w:val="2"/>
          <w:sz w:val="26"/>
          <w:szCs w:val="26"/>
        </w:rPr>
        <w:t>1.</w:t>
      </w:r>
      <w:r w:rsidR="001878A8" w:rsidRPr="004928D1">
        <w:rPr>
          <w:rFonts w:ascii="Palatino Linotype" w:hAnsi="Palatino Linotype" w:cs="Arial"/>
          <w:b/>
          <w:bCs/>
          <w:spacing w:val="20"/>
          <w:position w:val="2"/>
          <w:sz w:val="26"/>
          <w:szCs w:val="26"/>
        </w:rPr>
        <w:t xml:space="preserve"> </w:t>
      </w:r>
      <w:r w:rsidR="001878A8" w:rsidRPr="004928D1">
        <w:rPr>
          <w:rFonts w:ascii="Palatino Linotype" w:hAnsi="Palatino Linotype" w:cs="Arial"/>
          <w:bCs/>
          <w:spacing w:val="20"/>
          <w:position w:val="2"/>
          <w:sz w:val="26"/>
          <w:szCs w:val="26"/>
        </w:rPr>
        <w:t xml:space="preserve">Certificar que se </w:t>
      </w:r>
      <w:r w:rsidR="001878A8" w:rsidRPr="004928D1">
        <w:rPr>
          <w:rFonts w:ascii="Palatino Linotype" w:hAnsi="Palatino Linotype" w:cs="Arial"/>
          <w:bCs/>
          <w:spacing w:val="20"/>
          <w:position w:val="2"/>
          <w:sz w:val="26"/>
          <w:szCs w:val="26"/>
        </w:rPr>
        <w:lastRenderedPageBreak/>
        <w:t xml:space="preserve">acoge a la Ley de Copropiedad Inmobiliaria, Condominio Tipo A el PROYECTO ubicado en calle/avenida/camino AVDA ALCALDE ALBERTO FUCHSLOCHER N°1170 de 1170 pisos, destinado a HABITACIONAL Y COMERCIO de propiedad de BOETSCH S.A. 2. Aprobar los respectivos planos de copropiedad inmobiliaria: 09 PLANOS DE COPROPIEDAD INMOBILIARIA. 3. Certificar que el PROYECTO cumple con los requisitos establecidos en la Ley de Copropiedad Inmobiliaria, la Ley General de Urbanismo y Construcciones, su Ordenanza General, y el Instrumento de Planificación Territorial. 4. Constituyen unidades enajenables y bienes comunes del condominio los indicados en los planos 09 PLANOS DE COPROPIEDAD INMOBILIARIA y señalados en el Reglamento de Copropiedad, en conformidad a la Ley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19.537 y su reglamento. 5. Anótese en el Registro Especial de esta Dirección de Obras Municipales, archívese, y dense copias autorizadas al interesado. 6. PAGO DE DERECHOS (Artículo 130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8 y 9 L.G.U.C.) CANTIDAD DE UNIDADES VENDIBLES: 242; 2 CUOTAS DE AHORRO CORVI: $4.060,18 </w:t>
      </w:r>
      <w:r w:rsidR="001878A8" w:rsidRPr="004928D1">
        <w:rPr>
          <w:rFonts w:ascii="Times New Roman" w:hAnsi="Times New Roman"/>
          <w:bCs/>
          <w:spacing w:val="20"/>
          <w:position w:val="2"/>
          <w:sz w:val="26"/>
          <w:szCs w:val="26"/>
        </w:rPr>
        <w:t>→</w:t>
      </w:r>
      <w:r w:rsidR="001878A8" w:rsidRPr="004928D1">
        <w:rPr>
          <w:rFonts w:ascii="Palatino Linotype" w:hAnsi="Palatino Linotype" w:cs="Arial"/>
          <w:bCs/>
          <w:spacing w:val="20"/>
          <w:position w:val="2"/>
          <w:sz w:val="26"/>
          <w:szCs w:val="26"/>
        </w:rPr>
        <w:t xml:space="preserve"> $982.564.- CANTIDAD DE EJEMPLARES CERTIFICADOS: … CUOTA DE AHORRO CORVI: $; TOTAL A PAGAR: $ GIRO DE INGRESO MUNICIPAL </w:t>
      </w:r>
      <w:proofErr w:type="spellStart"/>
      <w:r w:rsidR="001878A8" w:rsidRPr="004928D1">
        <w:rPr>
          <w:rFonts w:ascii="Palatino Linotype" w:hAnsi="Palatino Linotype" w:cs="Arial"/>
          <w:bCs/>
          <w:spacing w:val="20"/>
          <w:position w:val="2"/>
          <w:sz w:val="26"/>
          <w:szCs w:val="26"/>
        </w:rPr>
        <w:t>N°</w:t>
      </w:r>
      <w:proofErr w:type="spellEnd"/>
      <w:r w:rsidR="001878A8" w:rsidRPr="004928D1">
        <w:rPr>
          <w:rFonts w:ascii="Palatino Linotype" w:hAnsi="Palatino Linotype" w:cs="Arial"/>
          <w:bCs/>
          <w:spacing w:val="20"/>
          <w:position w:val="2"/>
          <w:sz w:val="26"/>
          <w:szCs w:val="26"/>
        </w:rPr>
        <w:t xml:space="preserve">: 4.971.635 FECHA: 02-DIC-25. HAY TIMBRE Y FIRMA ILEGIBLES. </w:t>
      </w:r>
      <w:r w:rsidR="001878A8" w:rsidRPr="004928D1">
        <w:rPr>
          <w:rFonts w:ascii="Palatino Linotype" w:hAnsi="Palatino Linotype" w:cs="Arial"/>
          <w:b/>
          <w:bCs/>
          <w:spacing w:val="20"/>
          <w:position w:val="2"/>
          <w:sz w:val="26"/>
          <w:szCs w:val="26"/>
        </w:rPr>
        <w:t xml:space="preserve">ANGELA VILLARROEL MANSILLA. DIRECTOR DE OBRAS MUNICIPALES. </w:t>
      </w:r>
      <w:r w:rsidR="001878A8" w:rsidRPr="004928D1">
        <w:rPr>
          <w:rFonts w:ascii="Palatino Linotype" w:hAnsi="Palatino Linotype" w:cs="Arial"/>
          <w:bCs/>
          <w:i/>
          <w:iCs/>
          <w:spacing w:val="20"/>
          <w:position w:val="2"/>
          <w:sz w:val="26"/>
          <w:szCs w:val="26"/>
        </w:rPr>
        <w:t>Siete</w:t>
      </w:r>
      <w:r w:rsidR="001878A8" w:rsidRPr="004928D1">
        <w:rPr>
          <w:rFonts w:ascii="Palatino Linotype" w:hAnsi="Palatino Linotype" w:cs="Arial"/>
          <w:bCs/>
          <w:spacing w:val="20"/>
          <w:position w:val="2"/>
          <w:sz w:val="26"/>
          <w:szCs w:val="26"/>
        </w:rPr>
        <w:t>)</w:t>
      </w:r>
      <w:r w:rsidR="001878A8" w:rsidRPr="004928D1">
        <w:rPr>
          <w:rFonts w:ascii="Palatino Linotype" w:hAnsi="Palatino Linotype" w:cs="Arial"/>
          <w:b/>
          <w:bCs/>
          <w:spacing w:val="20"/>
          <w:position w:val="2"/>
          <w:sz w:val="26"/>
          <w:szCs w:val="26"/>
        </w:rPr>
        <w:t xml:space="preserve"> </w:t>
      </w:r>
      <w:r w:rsidR="001878A8" w:rsidRPr="004928D1">
        <w:rPr>
          <w:rFonts w:ascii="Palatino Linotype" w:hAnsi="Palatino Linotype" w:cs="Arial"/>
          <w:bCs/>
          <w:spacing w:val="20"/>
          <w:position w:val="2"/>
          <w:sz w:val="26"/>
          <w:szCs w:val="26"/>
          <w:lang w:val="es-ES_tradnl"/>
        </w:rPr>
        <w:t xml:space="preserve">CERTIFICADO DE RECEPCIÓN DEFINITIVA DE OBRAS DE EDIFICACIÓN. OBRA NUEVA. Dirección de Obras Municipales de: Osorno. Región: De los Lagos. </w:t>
      </w:r>
      <w:proofErr w:type="spellStart"/>
      <w:r w:rsidR="001878A8" w:rsidRPr="004928D1">
        <w:rPr>
          <w:rFonts w:ascii="Palatino Linotype" w:hAnsi="Palatino Linotype" w:cs="Arial"/>
          <w:bCs/>
          <w:spacing w:val="20"/>
          <w:position w:val="2"/>
          <w:sz w:val="26"/>
          <w:szCs w:val="26"/>
          <w:lang w:val="es-ES_tradnl"/>
        </w:rPr>
        <w:t>N°</w:t>
      </w:r>
      <w:proofErr w:type="spellEnd"/>
      <w:r w:rsidR="001878A8" w:rsidRPr="004928D1">
        <w:rPr>
          <w:rFonts w:ascii="Palatino Linotype" w:hAnsi="Palatino Linotype" w:cs="Arial"/>
          <w:bCs/>
          <w:spacing w:val="20"/>
          <w:position w:val="2"/>
          <w:sz w:val="26"/>
          <w:szCs w:val="26"/>
          <w:lang w:val="es-ES_tradnl"/>
        </w:rPr>
        <w:t xml:space="preserve"> DE CERTIFICADO: 235. Fecha: 26.12.2025. Rol S.I.I.: 2234-179. Vistos A) Las atribuciones emanadas del Art. 24 de la Ley Orgánica Constitucional de municipalidades, B) Las </w:t>
      </w:r>
      <w:r w:rsidR="001878A8" w:rsidRPr="004928D1">
        <w:rPr>
          <w:rFonts w:ascii="Palatino Linotype" w:hAnsi="Palatino Linotype" w:cs="Arial"/>
          <w:bCs/>
          <w:spacing w:val="20"/>
          <w:position w:val="2"/>
          <w:sz w:val="26"/>
          <w:szCs w:val="26"/>
          <w:lang w:val="es-ES_tradnl"/>
        </w:rPr>
        <w:lastRenderedPageBreak/>
        <w:t xml:space="preserve">disposiciones de la Ley General de Urbanismo y construcciones en especial el Art. 144, su ordenanza general, y el instrumento de planificación territorial. C) Las disposiciones del artículo 7° de la Ley N°18.168, Ley General de Telecomunicaciones, tratándose de proyectos de edificación que correspondan a proyectos inmobiliarios que deban registrarse en el registro de proyectos RPI. D) La solicitud de Recepción Definitiva de Edificación debidamente suscrita por el propietario y el arquitecto correspondiente al expediente N°2003121.- E) El informe del arquitecto que señala que las obras se han ejecutado conforme al permiso aprobado, incluidas sus modificaciones. – F) El informe del revisor independiente, cuando lo hubiere, que certifica que las obras de edificación se ejecutaron conforme al permiso aprobado. - G) El informe del Inspector Técnico de Obra que señala que la obra se construyó conforme a las normas técnicas de construcción aplicables y al permiso, incluidas sus modificaciones. (cuando la obra hubiere contado con tal profesional) H) La Declaración Jurada del Constructor a cargo de la obra, donde afirma que las medidas de Gestión y Control de Calidad fueron aplicadas. I) Los antecedentes que comprenden el expediente O.NUEVA – M.O.N N°43/2021 – 408/2024.- J) Los antecedentes exigidos en los Art. 5.2.5 y 5.2.6 de la ordenanza general de urbanismo y Construcciones.- K) Que se da cumplimiento al Art. 70 de la LGUC de la siguiente forma, según el crecimiento urbano que genera (en el caso de proyectos que conlleven crecimiento urbano por densificación, es exigible solo a partir del plazo establecido en el Artículo primero transitorio de la Ley N°20.958): Crecimiento Urbano por Densificación: Aporte en Dinero. Cancelo el siguiente monto $, según (GIM y fecha): de </w:t>
      </w:r>
      <w:r w:rsidR="001878A8" w:rsidRPr="004928D1">
        <w:rPr>
          <w:rFonts w:ascii="Palatino Linotype" w:hAnsi="Palatino Linotype" w:cs="Arial"/>
          <w:bCs/>
          <w:spacing w:val="20"/>
          <w:position w:val="2"/>
          <w:sz w:val="26"/>
          <w:szCs w:val="26"/>
          <w:lang w:val="es-ES_tradnl"/>
        </w:rPr>
        <w:lastRenderedPageBreak/>
        <w:t xml:space="preserve">fecha.- RESUELVO: 1. Otorgar certificado de recepción definitiva TOTAL de la obra destinada a HABITACIONAL Y COMERCIO ubicada en calle/avenida/camino AVDA. ALCALDE ALBERTO FUCHSLOCHER N°1170 lote N°1 manzana localidad o loteo SECTOR CHUYACA sector URBANO de conformidad a los planos y antecedentes timbrados por esta D.O.M. que forma parte del presente certificado, que incluye edificación(es) con una superficie edificada total de 13.486,49 m2 y las obras de mitigación contempladas en el  que fueron, según consta en de fecha.-2. Dejar constancia: que la presente recepción se otorga amparado en las siguientes autorizaciones especiales: D.F.L. N°2 DE 1959 - Ley DE COPROPIEDAD INMOBILIARIA – 2.5.8 </w:t>
      </w:r>
      <w:proofErr w:type="gramStart"/>
      <w:r w:rsidR="001878A8" w:rsidRPr="004928D1">
        <w:rPr>
          <w:rFonts w:ascii="Palatino Linotype" w:hAnsi="Palatino Linotype" w:cs="Arial"/>
          <w:bCs/>
          <w:spacing w:val="20"/>
          <w:position w:val="2"/>
          <w:sz w:val="26"/>
          <w:szCs w:val="26"/>
          <w:lang w:val="es-ES_tradnl"/>
        </w:rPr>
        <w:t>OGUC.-</w:t>
      </w:r>
      <w:proofErr w:type="gramEnd"/>
      <w:r w:rsidR="001878A8" w:rsidRPr="004928D1">
        <w:rPr>
          <w:rFonts w:ascii="Palatino Linotype" w:hAnsi="Palatino Linotype" w:cs="Arial"/>
          <w:bCs/>
          <w:spacing w:val="20"/>
          <w:position w:val="2"/>
          <w:sz w:val="26"/>
          <w:szCs w:val="26"/>
          <w:lang w:val="es-ES_tradnl"/>
        </w:rPr>
        <w:t xml:space="preserve"> 3. Antecedentes del proyecto. NOMBRE DEL PROYECTO: CONDOMINIO FUCHSLOCHER 1170.  3.1. Datos del Propietario. Nombre o razón social del propietario: BOETSCH S.A. R.U.T.: 88.127.800-6. Representante legal del propietario: SEBASTIAN BOETSCH ALAMOS.  R.U.T: 10.969.335-9. DIRECCION: NOMBRE DE LA VIA: COYANCURA; N°2283 LOCAL/OF/DEPTO: OF 601; COMUNA: PROVIDENCIA; TELEFONO FIJO: 233403500. PERSONERIA DEL REPRESENTANTE LEGAL: SE ACREDITO MEDIANTE ACTA SEGUNDA SESION DE DIRECTORIO BOETSCH S.A DE FECHA 28-DEC-2023. 3.2. Individualización de los profesionales. Nombre del profesional arquitecto responsable: RAUL OJEDA PINO. R.U.T.: 9.128.643-2.- NOMBRE DEL CALCULISTA: RODRIGO PEREZ VILLALOBOS. RUT: 15.455.843-1. NOMBRE DEL CONSTRUCTOR: SEBASTIAN BOETSCH ALAMOS. Rut: 10.969.335-9. NOMBRE DEL INSPECTOR TECNICO DE OBRA: …. CATEGORIA: …. </w:t>
      </w:r>
      <w:proofErr w:type="spellStart"/>
      <w:r w:rsidR="001878A8" w:rsidRPr="004928D1">
        <w:rPr>
          <w:rFonts w:ascii="Palatino Linotype" w:hAnsi="Palatino Linotype" w:cs="Arial"/>
          <w:bCs/>
          <w:spacing w:val="20"/>
          <w:position w:val="2"/>
          <w:sz w:val="26"/>
          <w:szCs w:val="26"/>
          <w:lang w:val="es-ES_tradnl"/>
        </w:rPr>
        <w:t>N°</w:t>
      </w:r>
      <w:proofErr w:type="spellEnd"/>
      <w:r w:rsidR="001878A8" w:rsidRPr="004928D1">
        <w:rPr>
          <w:rFonts w:ascii="Palatino Linotype" w:hAnsi="Palatino Linotype" w:cs="Arial"/>
          <w:bCs/>
          <w:spacing w:val="20"/>
          <w:position w:val="2"/>
          <w:sz w:val="26"/>
          <w:szCs w:val="26"/>
          <w:lang w:val="es-ES_tradnl"/>
        </w:rPr>
        <w:t xml:space="preserve">. </w:t>
      </w:r>
      <w:r w:rsidR="001878A8" w:rsidRPr="004928D1">
        <w:rPr>
          <w:rFonts w:ascii="Palatino Linotype" w:hAnsi="Palatino Linotype" w:cs="Arial"/>
          <w:bCs/>
          <w:spacing w:val="20"/>
          <w:position w:val="2"/>
          <w:sz w:val="26"/>
          <w:szCs w:val="26"/>
          <w:lang w:val="es-ES_tradnl"/>
        </w:rPr>
        <w:lastRenderedPageBreak/>
        <w:t xml:space="preserve">NOMBRE DEL REVISOR INDEPENDIENTE: VICENTE MENDEZ PURCELL. REGISTRO: 196-13. CATEGORIA: 1ª. NOMBRE O RAZON SOCIAL DEL REVISOR DEL PROYECTO DE CALCULO ESTRUCTURAL: RODRIGO JORDAN SAINTE-MARIE. REGISTRO: 107. CATEGORIA: 1ª.- 4. Características principales de la recepción. Antecedentes del permiso. Permiso que se recibe: EDIFICACION OBRA NUEVA. NUMERO: 163. Fecha: 09-JUL-2021. Superficie total m2: 13.555,63. Modificación del proyecto: Resolución N°07.  Fecha: 10-JAN-2025.- Recepción parcial: SI; NO (CHECK). </w:t>
      </w:r>
      <w:proofErr w:type="gramStart"/>
      <w:r w:rsidR="001878A8" w:rsidRPr="004928D1">
        <w:rPr>
          <w:rFonts w:ascii="Palatino Linotype" w:hAnsi="Palatino Linotype" w:cs="Arial"/>
          <w:bCs/>
          <w:spacing w:val="20"/>
          <w:position w:val="2"/>
          <w:sz w:val="26"/>
          <w:szCs w:val="26"/>
          <w:lang w:val="es-ES_tradnl"/>
        </w:rPr>
        <w:t>PARTE A RECIBIR</w:t>
      </w:r>
      <w:proofErr w:type="gramEnd"/>
      <w:r w:rsidR="001878A8" w:rsidRPr="004928D1">
        <w:rPr>
          <w:rFonts w:ascii="Palatino Linotype" w:hAnsi="Palatino Linotype" w:cs="Arial"/>
          <w:bCs/>
          <w:spacing w:val="20"/>
          <w:position w:val="2"/>
          <w:sz w:val="26"/>
          <w:szCs w:val="26"/>
          <w:lang w:val="es-ES_tradnl"/>
        </w:rPr>
        <w:t xml:space="preserve">= </w:t>
      </w:r>
      <w:proofErr w:type="gramStart"/>
      <w:r w:rsidR="001878A8" w:rsidRPr="004928D1">
        <w:rPr>
          <w:rFonts w:ascii="Palatino Linotype" w:hAnsi="Palatino Linotype" w:cs="Arial"/>
          <w:bCs/>
          <w:spacing w:val="20"/>
          <w:position w:val="2"/>
          <w:sz w:val="26"/>
          <w:szCs w:val="26"/>
          <w:lang w:val="es-ES_tradnl"/>
        </w:rPr>
        <w:t>SUPERFICIE: ….</w:t>
      </w:r>
      <w:proofErr w:type="gramEnd"/>
      <w:r w:rsidR="001878A8" w:rsidRPr="004928D1">
        <w:rPr>
          <w:rFonts w:ascii="Palatino Linotype" w:hAnsi="Palatino Linotype" w:cs="Arial"/>
          <w:bCs/>
          <w:spacing w:val="20"/>
          <w:position w:val="2"/>
          <w:sz w:val="26"/>
          <w:szCs w:val="26"/>
          <w:lang w:val="es-ES_tradnl"/>
        </w:rPr>
        <w:t xml:space="preserve">. DESTINO: …. 4.2. TIPO DE PROYECTO. CONDOMINIO TIPO A.- 5. Antecedentes que se adjuntaron. (Art. 5.2.5, 5.2.6, 5.9.3, 5.9.4., 5.9.5 y 5.9.7 de la ordenanza General de Urbanismo y Construcciones). Documentos: Informe del Arquitecto que certifique que las obras se han ejecutado conforme al permiso aprobado, incluidas sus modificaciones (según inciso segundo Art. 144 LGUC). Informe del Revisor Independiente, si lo hubiere, que certifique que las obras se han ejecutado conforme al permiso aprobado, incluidas sus modificaciones (según inciso segundo Art. 144 LGUC). Declaración jurada simple del constructor a cargo de la obra, afirmando que las medidas de gestión y control de calidad fueron aplicadas (según inciso tercero Art. 143 de la LGUC). Libro de Obras.  Copia del Plan de evacuación ingresado al cuerpo de bomberos respectivo (según inciso tercero Art. 144 LGUC). Informe favorable del proyectista de telecomunicaciones y Registro de las mediciones de los puntos de la RIT, si corresponde. Fotocopia patente Municipal al día del arquitecto y demás profesionales que concurren con informes o nuevos antecedentes. Certificado de Inscripción </w:t>
      </w:r>
      <w:r w:rsidR="001878A8" w:rsidRPr="004928D1">
        <w:rPr>
          <w:rFonts w:ascii="Palatino Linotype" w:hAnsi="Palatino Linotype" w:cs="Arial"/>
          <w:bCs/>
          <w:spacing w:val="20"/>
          <w:position w:val="2"/>
          <w:sz w:val="26"/>
          <w:szCs w:val="26"/>
          <w:lang w:val="es-ES_tradnl"/>
        </w:rPr>
        <w:lastRenderedPageBreak/>
        <w:t xml:space="preserve">vigente del Revisor Independiente, cuando proceda. Certificado de inscripción vigente del Revisor de Cálculo Estructural, cuando proceda. Documentos actualizados, cuando corresponda según inciso cuarto Art. 5.2.6 de la OGUC. Documentación que acredite la ejecución de las medidas correspondientes o boletas bancarias o póliza de seguro que garantice las acciones contenidas en el EISTU, IMIV o IVB, según corresponda. Otros (indicar): P.E. N°163/2021 Y M.P.E N°07/2025 REDUCIDOS A ESCRITURA PUBLICA.  </w:t>
      </w:r>
      <w:proofErr w:type="gramStart"/>
      <w:r w:rsidR="001878A8" w:rsidRPr="004928D1">
        <w:rPr>
          <w:rFonts w:ascii="Palatino Linotype" w:hAnsi="Palatino Linotype" w:cs="Arial"/>
          <w:bCs/>
          <w:spacing w:val="20"/>
          <w:position w:val="2"/>
          <w:sz w:val="26"/>
          <w:szCs w:val="26"/>
          <w:lang w:val="es-ES_tradnl"/>
        </w:rPr>
        <w:t>Certificados .</w:t>
      </w:r>
      <w:proofErr w:type="gramEnd"/>
      <w:r w:rsidR="001878A8" w:rsidRPr="004928D1">
        <w:rPr>
          <w:rFonts w:ascii="Palatino Linotype" w:hAnsi="Palatino Linotype" w:cs="Arial"/>
          <w:bCs/>
          <w:spacing w:val="20"/>
          <w:position w:val="2"/>
          <w:sz w:val="26"/>
          <w:szCs w:val="26"/>
          <w:lang w:val="es-ES_tradnl"/>
        </w:rPr>
        <w:t xml:space="preserve"> Certificado de dotación de agua potable y alcantarillado emitido por la empresa de servicio sanitario o por la autoridad Sanitaria, según corresponda. INSTALADOR O RESPONSABLE: MANUEL GUERRERO. </w:t>
      </w:r>
      <w:proofErr w:type="spellStart"/>
      <w:r w:rsidR="001878A8" w:rsidRPr="004928D1">
        <w:rPr>
          <w:rFonts w:ascii="Palatino Linotype" w:hAnsi="Palatino Linotype" w:cs="Arial"/>
          <w:bCs/>
          <w:spacing w:val="20"/>
          <w:position w:val="2"/>
          <w:sz w:val="26"/>
          <w:szCs w:val="26"/>
          <w:lang w:val="es-ES_tradnl"/>
        </w:rPr>
        <w:t>Org</w:t>
      </w:r>
      <w:proofErr w:type="spellEnd"/>
      <w:r w:rsidR="001878A8" w:rsidRPr="004928D1">
        <w:rPr>
          <w:rFonts w:ascii="Palatino Linotype" w:hAnsi="Palatino Linotype" w:cs="Arial"/>
          <w:bCs/>
          <w:spacing w:val="20"/>
          <w:position w:val="2"/>
          <w:sz w:val="26"/>
          <w:szCs w:val="26"/>
          <w:lang w:val="es-ES_tradnl"/>
        </w:rPr>
        <w:t xml:space="preserve">. Emisor: SURALIS. </w:t>
      </w:r>
      <w:proofErr w:type="spellStart"/>
      <w:r w:rsidR="001878A8" w:rsidRPr="004928D1">
        <w:rPr>
          <w:rFonts w:ascii="Palatino Linotype" w:hAnsi="Palatino Linotype" w:cs="Arial"/>
          <w:bCs/>
          <w:spacing w:val="20"/>
          <w:position w:val="2"/>
          <w:sz w:val="26"/>
          <w:szCs w:val="26"/>
          <w:lang w:val="es-ES_tradnl"/>
        </w:rPr>
        <w:t>N°</w:t>
      </w:r>
      <w:proofErr w:type="spellEnd"/>
      <w:r w:rsidR="001878A8" w:rsidRPr="004928D1">
        <w:rPr>
          <w:rFonts w:ascii="Palatino Linotype" w:hAnsi="Palatino Linotype" w:cs="Arial"/>
          <w:bCs/>
          <w:spacing w:val="20"/>
          <w:position w:val="2"/>
          <w:sz w:val="26"/>
          <w:szCs w:val="26"/>
          <w:lang w:val="es-ES_tradnl"/>
        </w:rPr>
        <w:t xml:space="preserve"> certificado: 024. Fecha: 17-JUL-2025.- Documentos a que se refieren los Art. 5.9.2 y 5.9.3 de la OGUC de instalaciones eléctricas interiores e instalaciones interiores de gas, cuando proceda. Instalador o Responsable: DIEGO SUAZO - FELIPE MORA. </w:t>
      </w:r>
      <w:proofErr w:type="spellStart"/>
      <w:r w:rsidR="001878A8" w:rsidRPr="004928D1">
        <w:rPr>
          <w:rFonts w:ascii="Palatino Linotype" w:hAnsi="Palatino Linotype" w:cs="Arial"/>
          <w:bCs/>
          <w:spacing w:val="20"/>
          <w:position w:val="2"/>
          <w:sz w:val="26"/>
          <w:szCs w:val="26"/>
          <w:lang w:val="es-ES_tradnl"/>
        </w:rPr>
        <w:t>Org</w:t>
      </w:r>
      <w:proofErr w:type="spellEnd"/>
      <w:r w:rsidR="001878A8" w:rsidRPr="004928D1">
        <w:rPr>
          <w:rFonts w:ascii="Palatino Linotype" w:hAnsi="Palatino Linotype" w:cs="Arial"/>
          <w:bCs/>
          <w:spacing w:val="20"/>
          <w:position w:val="2"/>
          <w:sz w:val="26"/>
          <w:szCs w:val="26"/>
          <w:lang w:val="es-ES_tradnl"/>
        </w:rPr>
        <w:t xml:space="preserve">. Emisor: SEC-TE1 SEC TC6. </w:t>
      </w:r>
      <w:proofErr w:type="spellStart"/>
      <w:r w:rsidR="001878A8" w:rsidRPr="004928D1">
        <w:rPr>
          <w:rFonts w:ascii="Palatino Linotype" w:hAnsi="Palatino Linotype" w:cs="Arial"/>
          <w:bCs/>
          <w:spacing w:val="20"/>
          <w:position w:val="2"/>
          <w:sz w:val="26"/>
          <w:szCs w:val="26"/>
          <w:lang w:val="es-ES_tradnl"/>
        </w:rPr>
        <w:t>N°</w:t>
      </w:r>
      <w:proofErr w:type="spellEnd"/>
      <w:r w:rsidR="001878A8" w:rsidRPr="004928D1">
        <w:rPr>
          <w:rFonts w:ascii="Palatino Linotype" w:hAnsi="Palatino Linotype" w:cs="Arial"/>
          <w:bCs/>
          <w:spacing w:val="20"/>
          <w:position w:val="2"/>
          <w:sz w:val="26"/>
          <w:szCs w:val="26"/>
          <w:lang w:val="es-ES_tradnl"/>
        </w:rPr>
        <w:t xml:space="preserve"> Certificado: VER NOTAS. Fecha: VER NOTAS. Documentación de la Instalación de ascensores o funiculares, montacargas y escaleras o rampas mecánicas, según N°2 del Art. 5.9.5, cuando proceda. </w:t>
      </w:r>
      <w:r w:rsidR="001878A8" w:rsidRPr="004928D1">
        <w:rPr>
          <w:rFonts w:ascii="Palatino Linotype" w:hAnsi="Palatino Linotype" w:cs="Arial"/>
          <w:bCs/>
          <w:spacing w:val="20"/>
          <w:position w:val="2"/>
          <w:sz w:val="26"/>
          <w:szCs w:val="26"/>
          <w:lang w:val="pt-PT"/>
        </w:rPr>
        <w:t xml:space="preserve">INSTALADOR O RESPONSABLE: TK ELEVADORES CHILE S.A. N°CERTIFICADO: 3343847 N°64/2025. </w:t>
      </w:r>
      <w:r w:rsidR="001878A8" w:rsidRPr="004928D1">
        <w:rPr>
          <w:rFonts w:ascii="Palatino Linotype" w:hAnsi="Palatino Linotype" w:cs="Arial"/>
          <w:bCs/>
          <w:spacing w:val="20"/>
          <w:position w:val="2"/>
          <w:sz w:val="26"/>
          <w:szCs w:val="26"/>
        </w:rPr>
        <w:t xml:space="preserve">FECHA: 21-ABR-2025. Certificado que señale la reposición de los pavimentos y obras de ornato existentes con anterioridad al otorgamiento del permiso, en el espacio </w:t>
      </w:r>
      <w:proofErr w:type="spellStart"/>
      <w:r w:rsidR="001878A8" w:rsidRPr="004928D1">
        <w:rPr>
          <w:rFonts w:ascii="Palatino Linotype" w:hAnsi="Palatino Linotype" w:cs="Arial"/>
          <w:bCs/>
          <w:spacing w:val="20"/>
          <w:position w:val="2"/>
          <w:sz w:val="26"/>
          <w:szCs w:val="26"/>
        </w:rPr>
        <w:t>publico</w:t>
      </w:r>
      <w:proofErr w:type="spellEnd"/>
      <w:r w:rsidR="001878A8" w:rsidRPr="004928D1">
        <w:rPr>
          <w:rFonts w:ascii="Palatino Linotype" w:hAnsi="Palatino Linotype" w:cs="Arial"/>
          <w:bCs/>
          <w:spacing w:val="20"/>
          <w:position w:val="2"/>
          <w:sz w:val="26"/>
          <w:szCs w:val="26"/>
        </w:rPr>
        <w:t xml:space="preserve"> que enfrenta al predio. </w:t>
      </w:r>
      <w:r w:rsidR="001878A8" w:rsidRPr="004928D1">
        <w:rPr>
          <w:rFonts w:ascii="Palatino Linotype" w:hAnsi="Palatino Linotype" w:cs="Arial"/>
          <w:bCs/>
          <w:spacing w:val="20"/>
          <w:position w:val="2"/>
          <w:sz w:val="26"/>
          <w:szCs w:val="26"/>
          <w:lang w:val="pt-PT"/>
        </w:rPr>
        <w:t xml:space="preserve">ORG. EMISOR: SERVIU SERVIU DIR. VIALIDAD. N° CERTIFICADO: 189/2025 219/2025 RES. X.DRV N°3230. </w:t>
      </w:r>
      <w:r w:rsidR="001878A8" w:rsidRPr="004928D1">
        <w:rPr>
          <w:rFonts w:ascii="Palatino Linotype" w:hAnsi="Palatino Linotype" w:cs="Arial"/>
          <w:bCs/>
          <w:spacing w:val="20"/>
          <w:position w:val="2"/>
          <w:sz w:val="26"/>
          <w:szCs w:val="26"/>
        </w:rPr>
        <w:t xml:space="preserve">FECHA: 26-SEP-2025 04-NOV-2025 12-DIC-2025. 6.- </w:t>
      </w:r>
      <w:r w:rsidR="001878A8" w:rsidRPr="004928D1">
        <w:rPr>
          <w:rFonts w:ascii="Palatino Linotype" w:hAnsi="Palatino Linotype" w:cs="Arial"/>
          <w:bCs/>
          <w:spacing w:val="20"/>
          <w:position w:val="2"/>
          <w:sz w:val="26"/>
          <w:szCs w:val="26"/>
          <w:lang w:val="es-ES_tradnl"/>
        </w:rPr>
        <w:t>MODIFI</w:t>
      </w:r>
      <w:r w:rsidR="001878A8" w:rsidRPr="004928D1">
        <w:rPr>
          <w:rFonts w:ascii="Palatino Linotype" w:hAnsi="Palatino Linotype" w:cs="Arial"/>
          <w:bCs/>
          <w:spacing w:val="20"/>
          <w:position w:val="2"/>
          <w:sz w:val="26"/>
          <w:szCs w:val="26"/>
          <w:lang w:val="es-ES_tradnl"/>
        </w:rPr>
        <w:softHyphen/>
        <w:t xml:space="preserve">CACIONES MENORES (ART. 5.2.8. OGUC). LISTADO DE </w:t>
      </w:r>
      <w:r w:rsidR="001878A8" w:rsidRPr="004928D1">
        <w:rPr>
          <w:rFonts w:ascii="Palatino Linotype" w:hAnsi="Palatino Linotype" w:cs="Arial"/>
          <w:bCs/>
          <w:spacing w:val="20"/>
          <w:position w:val="2"/>
          <w:sz w:val="26"/>
          <w:szCs w:val="26"/>
          <w:lang w:val="es-ES_tradnl"/>
        </w:rPr>
        <w:lastRenderedPageBreak/>
        <w:t xml:space="preserve">PLANOS QUE SE REEMPLAZAN, SE AGREGAN O ELIMINAN. PLANO </w:t>
      </w:r>
      <w:proofErr w:type="spellStart"/>
      <w:r w:rsidR="001878A8" w:rsidRPr="004928D1">
        <w:rPr>
          <w:rFonts w:ascii="Palatino Linotype" w:hAnsi="Palatino Linotype" w:cs="Arial"/>
          <w:bCs/>
          <w:spacing w:val="20"/>
          <w:position w:val="2"/>
          <w:sz w:val="26"/>
          <w:szCs w:val="26"/>
          <w:lang w:val="es-ES_tradnl"/>
        </w:rPr>
        <w:t>N°</w:t>
      </w:r>
      <w:proofErr w:type="spellEnd"/>
      <w:r w:rsidR="001878A8" w:rsidRPr="004928D1">
        <w:rPr>
          <w:rFonts w:ascii="Palatino Linotype" w:hAnsi="Palatino Linotype" w:cs="Arial"/>
          <w:bCs/>
          <w:spacing w:val="20"/>
          <w:position w:val="2"/>
          <w:sz w:val="26"/>
          <w:szCs w:val="26"/>
          <w:lang w:val="es-ES_tradnl"/>
        </w:rPr>
        <w:t xml:space="preserve">/CONTENIDO. Notas (solo para situaciones especiales del certificado): - LA PRESENTE RECEPCION DEFINITIVA TOTAL, CORRESPONDE A TRES EDIFICIOS DE 8 PISOS CADA UNO, CON UN TOTAL DE 240 DEPARTAMENTOS, DOS LOCALES COMERCIALES, UNA SALA MULTIUSOS Y PORTERIA, TODO LO ANTERIOR CON UNA SUPERFICIE RECIBIDADE 13.486,49 M2. – P.E N°163/2021, REDUCIDO A ECRITURA PUBLICA EN TERCERA NOTARIA DE OSORNO, REPERTORIO N°5205-2025 DE FECHA 22.10.2025. – M.P.E N°07/2025 REDUCIDO A ESCRITURA PUBLICA EN TERCERA NOTARIA DE OSORNO, REPERTORIO N°4229-2025 DE FECHA 27.08.2025. – CUENTA CON: CERTIFICADO DE INSTALACION ELECTRICO INTERIOR, TE1, SEC: -FOLIO 3318515 DE FECHA 21.04.2025, CORRESPONDIENTE A BLOCK A, AV ALCALDE ALBERTO FUCHSLOCHER 1170. -FOLIO 3329416 DE FECHA 07.05.2025, CORRESPONDIENTE A BLOCK B, AV ALCALDE ALBERTO FUCHSLOCHER 1170. -FOLIO 3329406 DE FECHA 07.05.2025, CORRESPONDIENTE A BLOCK C, AV ALCALDE ALBERTO FUCHSLOCHER 1170. -FOLIO 3331661 DE FECHA 12.05.2025, CORRESPONDIENTE A PORTERIA Y SALA MULTIUSOS, AV ALCALDE ALBERTO FUCHSLOCHER 1170. </w:t>
      </w:r>
      <w:r w:rsidR="001878A8" w:rsidRPr="004928D1">
        <w:rPr>
          <w:rFonts w:ascii="Palatino Linotype" w:hAnsi="Palatino Linotype" w:cs="Arial"/>
          <w:bCs/>
          <w:spacing w:val="20"/>
          <w:position w:val="2"/>
          <w:sz w:val="26"/>
          <w:szCs w:val="26"/>
        </w:rPr>
        <w:t xml:space="preserve">Folio 3346915 de fecha 09.05.2025, correspondiente a Local comercial 1, Av. </w:t>
      </w:r>
      <w:proofErr w:type="gramStart"/>
      <w:r w:rsidR="001878A8" w:rsidRPr="004928D1">
        <w:rPr>
          <w:rFonts w:ascii="Palatino Linotype" w:hAnsi="Palatino Linotype" w:cs="Arial"/>
          <w:bCs/>
          <w:spacing w:val="20"/>
          <w:position w:val="2"/>
          <w:sz w:val="26"/>
          <w:szCs w:val="26"/>
        </w:rPr>
        <w:t>Alcalde</w:t>
      </w:r>
      <w:proofErr w:type="gramEnd"/>
      <w:r w:rsidR="001878A8" w:rsidRPr="004928D1">
        <w:rPr>
          <w:rFonts w:ascii="Palatino Linotype" w:hAnsi="Palatino Linotype" w:cs="Arial"/>
          <w:bCs/>
          <w:spacing w:val="20"/>
          <w:position w:val="2"/>
          <w:sz w:val="26"/>
          <w:szCs w:val="26"/>
        </w:rPr>
        <w:t xml:space="preserve"> Alberto Fuchslocher 1170. Folio 3318515 de fecha 19.05.2025, correspondiente a Local comercial 2, Av. </w:t>
      </w:r>
      <w:proofErr w:type="gramStart"/>
      <w:r w:rsidR="001878A8" w:rsidRPr="004928D1">
        <w:rPr>
          <w:rFonts w:ascii="Palatino Linotype" w:hAnsi="Palatino Linotype" w:cs="Arial"/>
          <w:bCs/>
          <w:spacing w:val="20"/>
          <w:position w:val="2"/>
          <w:sz w:val="26"/>
          <w:szCs w:val="26"/>
        </w:rPr>
        <w:t>Alcalde</w:t>
      </w:r>
      <w:proofErr w:type="gramEnd"/>
      <w:r w:rsidR="001878A8" w:rsidRPr="004928D1">
        <w:rPr>
          <w:rFonts w:ascii="Palatino Linotype" w:hAnsi="Palatino Linotype" w:cs="Arial"/>
          <w:bCs/>
          <w:spacing w:val="20"/>
          <w:position w:val="2"/>
          <w:sz w:val="26"/>
          <w:szCs w:val="26"/>
        </w:rPr>
        <w:t xml:space="preserve"> Alberto Fuchslocher 1170. Instalaciones inferiores de gas - Certificado TC6, SEC. Folio 3358202 de fecha 24.06.2025, correspondiente a Block A, Av. </w:t>
      </w:r>
      <w:proofErr w:type="gramStart"/>
      <w:r w:rsidR="001878A8" w:rsidRPr="004928D1">
        <w:rPr>
          <w:rFonts w:ascii="Palatino Linotype" w:hAnsi="Palatino Linotype" w:cs="Arial"/>
          <w:bCs/>
          <w:spacing w:val="20"/>
          <w:position w:val="2"/>
          <w:sz w:val="26"/>
          <w:szCs w:val="26"/>
        </w:rPr>
        <w:t>Alcalde</w:t>
      </w:r>
      <w:proofErr w:type="gramEnd"/>
      <w:r w:rsidR="001878A8" w:rsidRPr="004928D1">
        <w:rPr>
          <w:rFonts w:ascii="Palatino Linotype" w:hAnsi="Palatino Linotype" w:cs="Arial"/>
          <w:bCs/>
          <w:spacing w:val="20"/>
          <w:position w:val="2"/>
          <w:sz w:val="26"/>
          <w:szCs w:val="26"/>
        </w:rPr>
        <w:t xml:space="preserve"> Alberto Fuchslocher 1170. Folio 3358203 de fecha 24.06.2025, correspondiente a </w:t>
      </w:r>
      <w:r w:rsidR="001878A8" w:rsidRPr="004928D1">
        <w:rPr>
          <w:rFonts w:ascii="Palatino Linotype" w:hAnsi="Palatino Linotype" w:cs="Arial"/>
          <w:bCs/>
          <w:spacing w:val="20"/>
          <w:position w:val="2"/>
          <w:sz w:val="26"/>
          <w:szCs w:val="26"/>
        </w:rPr>
        <w:lastRenderedPageBreak/>
        <w:t xml:space="preserve">Block B, Av. </w:t>
      </w:r>
      <w:proofErr w:type="gramStart"/>
      <w:r w:rsidR="001878A8" w:rsidRPr="004928D1">
        <w:rPr>
          <w:rFonts w:ascii="Palatino Linotype" w:hAnsi="Palatino Linotype" w:cs="Arial"/>
          <w:bCs/>
          <w:spacing w:val="20"/>
          <w:position w:val="2"/>
          <w:sz w:val="26"/>
          <w:szCs w:val="26"/>
        </w:rPr>
        <w:t>Alcalde</w:t>
      </w:r>
      <w:proofErr w:type="gramEnd"/>
      <w:r w:rsidR="001878A8" w:rsidRPr="004928D1">
        <w:rPr>
          <w:rFonts w:ascii="Palatino Linotype" w:hAnsi="Palatino Linotype" w:cs="Arial"/>
          <w:bCs/>
          <w:spacing w:val="20"/>
          <w:position w:val="2"/>
          <w:sz w:val="26"/>
          <w:szCs w:val="26"/>
        </w:rPr>
        <w:t xml:space="preserve"> Alberto Fuchslocher 1170. Folio 3358205 de fecha 24.06.2025, correspondiente a Block C, Av. </w:t>
      </w:r>
      <w:proofErr w:type="gramStart"/>
      <w:r w:rsidR="001878A8" w:rsidRPr="004928D1">
        <w:rPr>
          <w:rFonts w:ascii="Palatino Linotype" w:hAnsi="Palatino Linotype" w:cs="Arial"/>
          <w:bCs/>
          <w:spacing w:val="20"/>
          <w:position w:val="2"/>
          <w:sz w:val="26"/>
          <w:szCs w:val="26"/>
        </w:rPr>
        <w:t>Alcalde</w:t>
      </w:r>
      <w:proofErr w:type="gramEnd"/>
      <w:r w:rsidR="001878A8" w:rsidRPr="004928D1">
        <w:rPr>
          <w:rFonts w:ascii="Palatino Linotype" w:hAnsi="Palatino Linotype" w:cs="Arial"/>
          <w:bCs/>
          <w:spacing w:val="20"/>
          <w:position w:val="2"/>
          <w:sz w:val="26"/>
          <w:szCs w:val="26"/>
        </w:rPr>
        <w:t xml:space="preserve"> Alberto Fuchslocher 1170. Certificado N°2025012162, Recepción Alumbrado Público "</w:t>
      </w:r>
      <w:proofErr w:type="spellStart"/>
      <w:r w:rsidR="001878A8" w:rsidRPr="004928D1">
        <w:rPr>
          <w:rFonts w:ascii="Palatino Linotype" w:hAnsi="Palatino Linotype" w:cs="Arial"/>
          <w:bCs/>
          <w:spacing w:val="20"/>
          <w:position w:val="2"/>
          <w:sz w:val="26"/>
          <w:szCs w:val="26"/>
        </w:rPr>
        <w:t>Area</w:t>
      </w:r>
      <w:proofErr w:type="spellEnd"/>
      <w:r w:rsidR="001878A8" w:rsidRPr="004928D1">
        <w:rPr>
          <w:rFonts w:ascii="Palatino Linotype" w:hAnsi="Palatino Linotype" w:cs="Arial"/>
          <w:bCs/>
          <w:spacing w:val="20"/>
          <w:position w:val="2"/>
          <w:sz w:val="26"/>
          <w:szCs w:val="26"/>
        </w:rPr>
        <w:t xml:space="preserve"> Verde Condominio Soriano Loieo A y B", Dirección de Operaciones. IMO. Funcionamiento del sistema de extracción de basuras, Resolución N°2015108093 de fecha 09.06.2025, del MINSAL, </w:t>
      </w:r>
      <w:proofErr w:type="spellStart"/>
      <w:r w:rsidR="001878A8" w:rsidRPr="004928D1">
        <w:rPr>
          <w:rFonts w:ascii="Palatino Linotype" w:hAnsi="Palatino Linotype" w:cs="Arial"/>
          <w:bCs/>
          <w:spacing w:val="20"/>
          <w:position w:val="2"/>
          <w:sz w:val="26"/>
          <w:szCs w:val="26"/>
        </w:rPr>
        <w:t>Alc</w:t>
      </w:r>
      <w:proofErr w:type="spellEnd"/>
      <w:r w:rsidR="001878A8" w:rsidRPr="004928D1">
        <w:rPr>
          <w:rFonts w:ascii="Palatino Linotype" w:hAnsi="Palatino Linotype" w:cs="Arial"/>
          <w:bCs/>
          <w:spacing w:val="20"/>
          <w:position w:val="2"/>
          <w:sz w:val="26"/>
          <w:szCs w:val="26"/>
        </w:rPr>
        <w:t xml:space="preserve">. Alberto Fuchslocher 1170. Funcionamiento del sistema de extracción de basuras, Resolución N°2015047565 de fecha 14.06.2024, del MINSAL, </w:t>
      </w:r>
      <w:proofErr w:type="spellStart"/>
      <w:r w:rsidR="001878A8" w:rsidRPr="004928D1">
        <w:rPr>
          <w:rFonts w:ascii="Palatino Linotype" w:hAnsi="Palatino Linotype" w:cs="Arial"/>
          <w:bCs/>
          <w:spacing w:val="20"/>
          <w:position w:val="2"/>
          <w:sz w:val="26"/>
          <w:szCs w:val="26"/>
        </w:rPr>
        <w:t>Alc</w:t>
      </w:r>
      <w:proofErr w:type="spellEnd"/>
      <w:r w:rsidR="001878A8" w:rsidRPr="004928D1">
        <w:rPr>
          <w:rFonts w:ascii="Palatino Linotype" w:hAnsi="Palatino Linotype" w:cs="Arial"/>
          <w:bCs/>
          <w:spacing w:val="20"/>
          <w:position w:val="2"/>
          <w:sz w:val="26"/>
          <w:szCs w:val="26"/>
        </w:rPr>
        <w:t xml:space="preserve">. Alberto Fuchslocher 1170. Recepción Definitiva de Obras de Urbanización, Certificado N°24/2025 COMPLÁ de fecha 28.11.2025, IMO-DEPTO. DOMURBANISMO. Medidas de Mitigación, Certificado N°97 de fecha 30.12.2024, IMO-DEPTO. DE TRANVÍTO Y TRANSPORTE PUBLICO.  Informe Técnico N°03/2025 de Cuerpo de Bomberos de Osorno, por cumplimiento de normas de seguridad contra incendios. Accesibilidad Universal. La presente Recepción Definitiva Total, corresponde al P.E. N°163/2021 y M.P.E. N°07/2025. </w:t>
      </w:r>
      <w:r w:rsidR="001878A8" w:rsidRPr="004928D1">
        <w:rPr>
          <w:rFonts w:ascii="Palatino Linotype" w:hAnsi="Palatino Linotype" w:cs="Arial"/>
          <w:bCs/>
          <w:spacing w:val="20"/>
          <w:position w:val="2"/>
          <w:sz w:val="26"/>
          <w:szCs w:val="26"/>
          <w:lang w:val="es-ES_tradnl"/>
        </w:rPr>
        <w:t xml:space="preserve">Hay timbre y firma. Dirección de Obras Municipales. </w:t>
      </w:r>
      <w:proofErr w:type="gramStart"/>
      <w:r w:rsidR="001878A8" w:rsidRPr="004928D1">
        <w:rPr>
          <w:rFonts w:ascii="Palatino Linotype" w:hAnsi="Palatino Linotype" w:cs="Arial"/>
          <w:bCs/>
          <w:spacing w:val="20"/>
          <w:position w:val="2"/>
          <w:sz w:val="26"/>
          <w:szCs w:val="26"/>
          <w:lang w:val="es-ES_tradnl"/>
        </w:rPr>
        <w:t>Director .Osorno</w:t>
      </w:r>
      <w:proofErr w:type="gramEnd"/>
      <w:r w:rsidR="001878A8" w:rsidRPr="004928D1">
        <w:rPr>
          <w:rFonts w:ascii="Palatino Linotype" w:hAnsi="Palatino Linotype" w:cs="Arial"/>
          <w:bCs/>
          <w:spacing w:val="20"/>
          <w:position w:val="2"/>
          <w:sz w:val="26"/>
          <w:szCs w:val="26"/>
          <w:lang w:val="es-ES_tradnl"/>
        </w:rPr>
        <w:t xml:space="preserve">. JORGE BELLO ALARCON. Arquitecto. Director de Obras Municipales. </w:t>
      </w:r>
      <w:r w:rsidR="00FE4522" w:rsidRPr="004928D1">
        <w:rPr>
          <w:rFonts w:ascii="Palatino Linotype" w:hAnsi="Palatino Linotype"/>
          <w:b/>
          <w:bCs/>
          <w:spacing w:val="20"/>
          <w:position w:val="2"/>
          <w:sz w:val="26"/>
          <w:szCs w:val="26"/>
        </w:rPr>
        <w:t xml:space="preserve">Conforme a lo dispuesto en el Art. 31 de la Ley </w:t>
      </w:r>
      <w:proofErr w:type="spellStart"/>
      <w:r w:rsidR="00FE4522" w:rsidRPr="004928D1">
        <w:rPr>
          <w:rFonts w:ascii="Palatino Linotype" w:hAnsi="Palatino Linotype"/>
          <w:b/>
          <w:bCs/>
          <w:spacing w:val="20"/>
          <w:position w:val="2"/>
          <w:sz w:val="26"/>
          <w:szCs w:val="26"/>
        </w:rPr>
        <w:t>Nº</w:t>
      </w:r>
      <w:proofErr w:type="spellEnd"/>
      <w:r w:rsidR="00FE4522" w:rsidRPr="004928D1">
        <w:rPr>
          <w:rFonts w:ascii="Palatino Linotype" w:hAnsi="Palatino Linotype"/>
          <w:b/>
          <w:bCs/>
          <w:spacing w:val="20"/>
          <w:position w:val="2"/>
          <w:sz w:val="26"/>
          <w:szCs w:val="26"/>
        </w:rPr>
        <w:t xml:space="preserve"> 21.389, CERTIFICO: </w:t>
      </w:r>
      <w:r w:rsidR="00FE4522" w:rsidRPr="004928D1">
        <w:rPr>
          <w:rFonts w:ascii="Palatino Linotype" w:hAnsi="Palatino Linotype"/>
          <w:spacing w:val="20"/>
          <w:position w:val="2"/>
          <w:sz w:val="26"/>
          <w:szCs w:val="26"/>
        </w:rPr>
        <w:t>Que, con esta fecha, he revisado el Registro Nacional de Deudores de Pensiones de Alimentos, no habiendo encontrado inscripción vigente a nombre de la</w:t>
      </w:r>
      <w:r w:rsidR="00300154" w:rsidRPr="004928D1">
        <w:rPr>
          <w:rFonts w:ascii="Palatino Linotype" w:hAnsi="Palatino Linotype"/>
          <w:spacing w:val="20"/>
          <w:position w:val="2"/>
          <w:sz w:val="26"/>
          <w:szCs w:val="26"/>
        </w:rPr>
        <w:t xml:space="preserve"> parte</w:t>
      </w:r>
      <w:r w:rsidR="00FE4522" w:rsidRPr="004928D1">
        <w:rPr>
          <w:rFonts w:ascii="Palatino Linotype" w:hAnsi="Palatino Linotype"/>
          <w:spacing w:val="20"/>
          <w:position w:val="2"/>
          <w:sz w:val="26"/>
          <w:szCs w:val="26"/>
        </w:rPr>
        <w:t xml:space="preserve"> compradora. D</w:t>
      </w:r>
      <w:r w:rsidR="00FE4522" w:rsidRPr="00832464">
        <w:rPr>
          <w:rFonts w:ascii="Palatino Linotype" w:hAnsi="Palatino Linotype"/>
          <w:spacing w:val="20"/>
          <w:position w:val="2"/>
          <w:sz w:val="26"/>
          <w:szCs w:val="26"/>
        </w:rPr>
        <w:t xml:space="preserve">oy fe. </w:t>
      </w:r>
      <w:bookmarkEnd w:id="9"/>
      <w:bookmarkEnd w:id="10"/>
      <w:r w:rsidR="00FE4522" w:rsidRPr="00832464">
        <w:rPr>
          <w:rFonts w:ascii="Palatino Linotype" w:hAnsi="Palatino Linotype" w:cs="Arial"/>
          <w:bCs/>
          <w:spacing w:val="20"/>
          <w:position w:val="2"/>
          <w:sz w:val="26"/>
          <w:szCs w:val="26"/>
        </w:rPr>
        <w:t xml:space="preserve">Minuta redactada por </w:t>
      </w:r>
      <w:r w:rsidR="00083D0E" w:rsidRPr="00832464">
        <w:rPr>
          <w:rFonts w:ascii="Palatino Linotype" w:hAnsi="Palatino Linotype" w:cs="Arial"/>
          <w:bCs/>
          <w:spacing w:val="20"/>
          <w:position w:val="2"/>
          <w:sz w:val="26"/>
          <w:szCs w:val="26"/>
        </w:rPr>
        <w:t>e</w:t>
      </w:r>
      <w:r w:rsidR="00E0232D" w:rsidRPr="00832464">
        <w:rPr>
          <w:rFonts w:ascii="Palatino Linotype" w:hAnsi="Palatino Linotype" w:cs="Arial"/>
          <w:bCs/>
          <w:spacing w:val="20"/>
          <w:position w:val="2"/>
          <w:sz w:val="26"/>
          <w:szCs w:val="26"/>
        </w:rPr>
        <w:t>l</w:t>
      </w:r>
      <w:r w:rsidR="00FE4522" w:rsidRPr="00832464">
        <w:rPr>
          <w:rFonts w:ascii="Palatino Linotype" w:hAnsi="Palatino Linotype" w:cs="Arial"/>
          <w:bCs/>
          <w:spacing w:val="20"/>
          <w:position w:val="2"/>
          <w:sz w:val="26"/>
          <w:szCs w:val="26"/>
        </w:rPr>
        <w:t xml:space="preserve"> Abogad</w:t>
      </w:r>
      <w:r w:rsidR="00083D0E" w:rsidRPr="00832464">
        <w:rPr>
          <w:rFonts w:ascii="Palatino Linotype" w:hAnsi="Palatino Linotype" w:cs="Arial"/>
          <w:bCs/>
          <w:spacing w:val="20"/>
          <w:position w:val="2"/>
          <w:sz w:val="26"/>
          <w:szCs w:val="26"/>
        </w:rPr>
        <w:t>o</w:t>
      </w:r>
      <w:r w:rsidR="00FE4522" w:rsidRPr="00832464">
        <w:rPr>
          <w:rFonts w:ascii="Palatino Linotype" w:hAnsi="Palatino Linotype" w:cs="Arial"/>
          <w:bCs/>
          <w:spacing w:val="20"/>
          <w:position w:val="2"/>
          <w:sz w:val="26"/>
          <w:szCs w:val="26"/>
        </w:rPr>
        <w:t xml:space="preserve"> do</w:t>
      </w:r>
      <w:r w:rsidR="00083D0E" w:rsidRPr="00832464">
        <w:rPr>
          <w:rFonts w:ascii="Palatino Linotype" w:hAnsi="Palatino Linotype" w:cs="Arial"/>
          <w:bCs/>
          <w:spacing w:val="20"/>
          <w:position w:val="2"/>
          <w:sz w:val="26"/>
          <w:szCs w:val="26"/>
        </w:rPr>
        <w:t>n</w:t>
      </w:r>
      <w:r w:rsidR="00FE4522" w:rsidRPr="00832464">
        <w:rPr>
          <w:rFonts w:ascii="Palatino Linotype" w:hAnsi="Palatino Linotype" w:cs="Arial"/>
          <w:bCs/>
          <w:spacing w:val="20"/>
          <w:position w:val="2"/>
          <w:sz w:val="26"/>
          <w:szCs w:val="26"/>
        </w:rPr>
        <w:t xml:space="preserve"> </w:t>
      </w:r>
      <w:r w:rsidR="00832464" w:rsidRPr="00832464">
        <w:rPr>
          <w:rFonts w:ascii="Palatino Linotype" w:hAnsi="Palatino Linotype"/>
          <w:b/>
          <w:snapToGrid w:val="0"/>
          <w:color w:val="000000"/>
          <w:spacing w:val="20"/>
          <w:sz w:val="26"/>
          <w:szCs w:val="26"/>
          <w:lang w:val="es-ES" w:eastAsia="es-ES"/>
        </w:rPr>
        <w:t>Guillermo Majluf Zamora</w:t>
      </w:r>
      <w:r w:rsidR="00FE4522" w:rsidRPr="00832464">
        <w:rPr>
          <w:rFonts w:ascii="Palatino Linotype" w:hAnsi="Palatino Linotype" w:cs="Arial"/>
          <w:bCs/>
          <w:spacing w:val="20"/>
          <w:position w:val="2"/>
          <w:sz w:val="26"/>
          <w:szCs w:val="26"/>
        </w:rPr>
        <w:t xml:space="preserve">, </w:t>
      </w:r>
      <w:r w:rsidR="00FE4522" w:rsidRPr="00832464">
        <w:rPr>
          <w:rFonts w:ascii="Palatino Linotype" w:hAnsi="Palatino Linotype" w:cs="Arial"/>
          <w:spacing w:val="20"/>
          <w:position w:val="2"/>
          <w:sz w:val="26"/>
          <w:szCs w:val="26"/>
        </w:rPr>
        <w:t>y bajo su exclusiva responsabilidad, Así lo otorgan y en const</w:t>
      </w:r>
      <w:r w:rsidR="00FE4522" w:rsidRPr="004928D1">
        <w:rPr>
          <w:rFonts w:ascii="Palatino Linotype" w:hAnsi="Palatino Linotype" w:cs="Arial"/>
          <w:spacing w:val="20"/>
          <w:position w:val="2"/>
          <w:sz w:val="26"/>
          <w:szCs w:val="26"/>
        </w:rPr>
        <w:t xml:space="preserve">ancia de estar de acuerdo en todo el contenido de este instrumento público y que queda registrado en el Repertorio de Instrumentos Públicos del </w:t>
      </w:r>
      <w:r w:rsidR="00FE4522" w:rsidRPr="004928D1">
        <w:rPr>
          <w:rFonts w:ascii="Palatino Linotype" w:hAnsi="Palatino Linotype" w:cs="Arial"/>
          <w:spacing w:val="20"/>
          <w:position w:val="2"/>
          <w:sz w:val="26"/>
          <w:szCs w:val="26"/>
        </w:rPr>
        <w:lastRenderedPageBreak/>
        <w:t>Bimestre correspondiente al año en curso. En comprobante, previa lectura y ratificación firman los comparecientes</w:t>
      </w:r>
      <w:r w:rsidR="00617606" w:rsidRPr="00617606">
        <w:rPr>
          <w:rFonts w:ascii="Palatino Linotype" w:hAnsi="Palatino Linotype" w:cs="Arial"/>
          <w:position w:val="2"/>
          <w:sz w:val="26"/>
          <w:szCs w:val="26"/>
        </w:rPr>
        <w:t xml:space="preserve"> </w:t>
      </w:r>
      <w:r w:rsidR="00617606" w:rsidRPr="00617606">
        <w:rPr>
          <w:rFonts w:ascii="Palatino Linotype" w:hAnsi="Palatino Linotype" w:cs="Arial"/>
          <w:spacing w:val="20"/>
          <w:position w:val="2"/>
          <w:sz w:val="26"/>
          <w:szCs w:val="26"/>
        </w:rPr>
        <w:t>y estampan impresión del pulgar</w:t>
      </w:r>
      <w:r w:rsidR="00FE4522" w:rsidRPr="004928D1">
        <w:rPr>
          <w:rFonts w:ascii="Palatino Linotype" w:hAnsi="Palatino Linotype" w:cs="Arial"/>
          <w:spacing w:val="20"/>
          <w:position w:val="2"/>
          <w:sz w:val="26"/>
          <w:szCs w:val="26"/>
        </w:rPr>
        <w:t xml:space="preserve"> en señal de conformidad. Se da copia. </w:t>
      </w:r>
      <w:r w:rsidR="00FE4522" w:rsidRPr="004928D1">
        <w:rPr>
          <w:rFonts w:ascii="Palatino Linotype" w:hAnsi="Palatino Linotype" w:cs="Arial"/>
          <w:b/>
          <w:spacing w:val="20"/>
          <w:position w:val="2"/>
          <w:sz w:val="26"/>
          <w:szCs w:val="26"/>
        </w:rPr>
        <w:t xml:space="preserve">Doy </w:t>
      </w:r>
      <w:proofErr w:type="gramStart"/>
      <w:r w:rsidR="00FE4522" w:rsidRPr="004928D1">
        <w:rPr>
          <w:rFonts w:ascii="Palatino Linotype" w:hAnsi="Palatino Linotype" w:cs="Arial"/>
          <w:b/>
          <w:spacing w:val="20"/>
          <w:position w:val="2"/>
          <w:sz w:val="26"/>
          <w:szCs w:val="26"/>
        </w:rPr>
        <w:t>fe.-</w:t>
      </w:r>
      <w:proofErr w:type="gramEnd"/>
    </w:p>
    <w:p w14:paraId="414B09BA" w14:textId="77777777" w:rsidR="00974008" w:rsidRPr="004928D1" w:rsidRDefault="00974008" w:rsidP="00974008">
      <w:pPr>
        <w:widowControl w:val="0"/>
        <w:tabs>
          <w:tab w:val="left" w:pos="720"/>
          <w:tab w:val="center" w:pos="4513"/>
        </w:tabs>
        <w:suppressAutoHyphens/>
        <w:autoSpaceDE w:val="0"/>
        <w:autoSpaceDN w:val="0"/>
        <w:adjustRightInd w:val="0"/>
        <w:jc w:val="both"/>
        <w:rPr>
          <w:rFonts w:ascii="Palatino Linotype" w:hAnsi="Palatino Linotype" w:cs="Arial"/>
          <w:bCs/>
          <w:spacing w:val="20"/>
          <w:position w:val="2"/>
          <w:sz w:val="26"/>
          <w:szCs w:val="26"/>
        </w:rPr>
      </w:pPr>
    </w:p>
    <w:p w14:paraId="29B8B26E" w14:textId="77777777" w:rsidR="00FE4522" w:rsidRPr="00974008" w:rsidRDefault="00FE4522" w:rsidP="00974008">
      <w:pPr>
        <w:spacing w:line="240" w:lineRule="auto"/>
        <w:jc w:val="both"/>
        <w:rPr>
          <w:rFonts w:ascii="Palatino Linotype" w:hAnsi="Palatino Linotype" w:cs="Arial"/>
          <w:bCs/>
          <w:spacing w:val="20"/>
          <w:position w:val="2"/>
        </w:rPr>
      </w:pPr>
      <w:r w:rsidRPr="00974008">
        <w:rPr>
          <w:rFonts w:ascii="Palatino Linotype" w:hAnsi="Palatino Linotype" w:cs="Arial"/>
          <w:bCs/>
          <w:spacing w:val="20"/>
          <w:position w:val="2"/>
        </w:rPr>
        <w:t>Boleta:</w:t>
      </w:r>
      <w:r w:rsidRPr="00974008">
        <w:rPr>
          <w:rFonts w:ascii="Palatino Linotype" w:hAnsi="Palatino Linotype" w:cs="Arial"/>
          <w:bCs/>
          <w:spacing w:val="20"/>
          <w:position w:val="2"/>
        </w:rPr>
        <w:tab/>
      </w:r>
    </w:p>
    <w:p w14:paraId="2DA1F9CF" w14:textId="77777777" w:rsidR="00FE4522" w:rsidRPr="00974008" w:rsidRDefault="00FE4522" w:rsidP="00974008">
      <w:pPr>
        <w:spacing w:line="240" w:lineRule="auto"/>
        <w:jc w:val="both"/>
        <w:rPr>
          <w:rFonts w:ascii="Palatino Linotype" w:hAnsi="Palatino Linotype" w:cs="Arial"/>
          <w:bCs/>
          <w:spacing w:val="20"/>
          <w:position w:val="2"/>
        </w:rPr>
      </w:pPr>
      <w:proofErr w:type="spellStart"/>
      <w:proofErr w:type="gramStart"/>
      <w:r w:rsidRPr="00974008">
        <w:rPr>
          <w:rFonts w:ascii="Palatino Linotype" w:hAnsi="Palatino Linotype" w:cs="Arial"/>
          <w:bCs/>
          <w:spacing w:val="20"/>
          <w:position w:val="2"/>
        </w:rPr>
        <w:t>Drs</w:t>
      </w:r>
      <w:proofErr w:type="spellEnd"/>
      <w:r w:rsidRPr="00974008">
        <w:rPr>
          <w:rFonts w:ascii="Palatino Linotype" w:hAnsi="Palatino Linotype" w:cs="Arial"/>
          <w:bCs/>
          <w:spacing w:val="20"/>
          <w:position w:val="2"/>
        </w:rPr>
        <w:t>.$</w:t>
      </w:r>
      <w:proofErr w:type="gramEnd"/>
    </w:p>
    <w:p w14:paraId="39F9377E" w14:textId="77777777" w:rsidR="00FE4522" w:rsidRPr="00974008" w:rsidRDefault="00FE4522" w:rsidP="00974008">
      <w:pPr>
        <w:spacing w:line="240" w:lineRule="auto"/>
        <w:jc w:val="both"/>
        <w:rPr>
          <w:rFonts w:ascii="Palatino Linotype" w:hAnsi="Palatino Linotype" w:cs="Arial"/>
          <w:bCs/>
          <w:spacing w:val="20"/>
          <w:position w:val="2"/>
        </w:rPr>
      </w:pPr>
      <w:r w:rsidRPr="00974008">
        <w:rPr>
          <w:rFonts w:ascii="Palatino Linotype" w:hAnsi="Palatino Linotype" w:cs="Arial"/>
          <w:bCs/>
          <w:spacing w:val="20"/>
          <w:position w:val="2"/>
        </w:rPr>
        <w:t>Fecha:</w:t>
      </w:r>
    </w:p>
    <w:p w14:paraId="28D2A694" w14:textId="77777777" w:rsidR="00FE4522" w:rsidRPr="00974008" w:rsidRDefault="00FE4522" w:rsidP="00974008">
      <w:pPr>
        <w:spacing w:line="240" w:lineRule="auto"/>
        <w:jc w:val="both"/>
        <w:rPr>
          <w:rFonts w:ascii="Palatino Linotype" w:hAnsi="Palatino Linotype" w:cs="Arial"/>
          <w:bCs/>
          <w:spacing w:val="20"/>
          <w:position w:val="2"/>
        </w:rPr>
      </w:pPr>
      <w:r w:rsidRPr="00974008">
        <w:rPr>
          <w:rFonts w:ascii="Palatino Linotype" w:hAnsi="Palatino Linotype" w:cs="Arial"/>
          <w:bCs/>
          <w:spacing w:val="20"/>
          <w:position w:val="2"/>
        </w:rPr>
        <w:t xml:space="preserve">Protocolización: </w:t>
      </w:r>
    </w:p>
    <w:p w14:paraId="344D5262" w14:textId="77777777" w:rsidR="00FE4522" w:rsidRPr="00974008" w:rsidRDefault="00FE4522" w:rsidP="00974008">
      <w:pPr>
        <w:spacing w:line="240" w:lineRule="auto"/>
        <w:jc w:val="both"/>
        <w:rPr>
          <w:rFonts w:ascii="Palatino Linotype" w:hAnsi="Palatino Linotype" w:cs="Arial"/>
          <w:bCs/>
          <w:spacing w:val="20"/>
          <w:position w:val="2"/>
        </w:rPr>
      </w:pPr>
      <w:r w:rsidRPr="00974008">
        <w:rPr>
          <w:rFonts w:ascii="Palatino Linotype" w:hAnsi="Palatino Linotype" w:cs="Arial"/>
          <w:bCs/>
          <w:spacing w:val="20"/>
          <w:position w:val="2"/>
        </w:rPr>
        <w:t>Form. 2890.:</w:t>
      </w:r>
    </w:p>
    <w:p w14:paraId="155E528B" w14:textId="77777777" w:rsidR="00FE4522" w:rsidRPr="00974008" w:rsidRDefault="00FE4522" w:rsidP="00974008">
      <w:pPr>
        <w:spacing w:line="240" w:lineRule="auto"/>
        <w:jc w:val="both"/>
        <w:rPr>
          <w:rFonts w:ascii="Palatino Linotype" w:hAnsi="Palatino Linotype" w:cs="Arial"/>
          <w:bCs/>
          <w:spacing w:val="20"/>
          <w:position w:val="2"/>
        </w:rPr>
      </w:pPr>
      <w:proofErr w:type="spellStart"/>
      <w:r w:rsidRPr="00974008">
        <w:rPr>
          <w:rFonts w:ascii="Palatino Linotype" w:hAnsi="Palatino Linotype" w:cs="Arial"/>
          <w:bCs/>
          <w:spacing w:val="20"/>
          <w:position w:val="2"/>
        </w:rPr>
        <w:t>Cop</w:t>
      </w:r>
      <w:proofErr w:type="spellEnd"/>
      <w:r w:rsidRPr="00974008">
        <w:rPr>
          <w:rFonts w:ascii="Palatino Linotype" w:hAnsi="Palatino Linotype" w:cs="Arial"/>
          <w:bCs/>
          <w:spacing w:val="20"/>
          <w:position w:val="2"/>
        </w:rPr>
        <w:t>: F.E.A.</w:t>
      </w:r>
    </w:p>
    <w:p w14:paraId="5E916946" w14:textId="77777777" w:rsidR="00FE4522" w:rsidRPr="004928D1" w:rsidRDefault="00FE4522" w:rsidP="004928D1">
      <w:pPr>
        <w:jc w:val="both"/>
        <w:rPr>
          <w:rFonts w:ascii="Palatino Linotype" w:hAnsi="Palatino Linotype" w:cs="Arial"/>
          <w:bCs/>
          <w:spacing w:val="20"/>
          <w:position w:val="2"/>
          <w:sz w:val="26"/>
          <w:szCs w:val="26"/>
        </w:rPr>
      </w:pPr>
    </w:p>
    <w:p w14:paraId="0B8086E9" w14:textId="77777777" w:rsidR="00FE4522" w:rsidRPr="004928D1" w:rsidRDefault="00FE4522" w:rsidP="004928D1">
      <w:pPr>
        <w:jc w:val="both"/>
        <w:rPr>
          <w:rFonts w:ascii="Palatino Linotype" w:hAnsi="Palatino Linotype" w:cs="Arial"/>
          <w:bCs/>
          <w:spacing w:val="20"/>
          <w:position w:val="2"/>
          <w:sz w:val="26"/>
          <w:szCs w:val="26"/>
        </w:rPr>
      </w:pPr>
    </w:p>
    <w:p w14:paraId="5C46FC52" w14:textId="77777777" w:rsidR="00300154" w:rsidRPr="004928D1" w:rsidRDefault="00300154" w:rsidP="004928D1">
      <w:pPr>
        <w:jc w:val="both"/>
        <w:rPr>
          <w:rFonts w:ascii="Palatino Linotype" w:hAnsi="Palatino Linotype" w:cs="Arial"/>
          <w:spacing w:val="20"/>
          <w:position w:val="2"/>
          <w:sz w:val="26"/>
          <w:szCs w:val="26"/>
        </w:rPr>
      </w:pPr>
    </w:p>
    <w:p w14:paraId="3DAC01E5" w14:textId="77777777" w:rsidR="005865D4" w:rsidRDefault="005865D4" w:rsidP="004928D1">
      <w:pPr>
        <w:jc w:val="both"/>
        <w:rPr>
          <w:rFonts w:ascii="Palatino Linotype" w:hAnsi="Palatino Linotype" w:cs="Arial"/>
          <w:spacing w:val="20"/>
          <w:position w:val="2"/>
          <w:sz w:val="26"/>
          <w:szCs w:val="26"/>
        </w:rPr>
      </w:pPr>
    </w:p>
    <w:p w14:paraId="361DF144" w14:textId="77777777" w:rsidR="00974008" w:rsidRDefault="00974008" w:rsidP="004928D1">
      <w:pPr>
        <w:jc w:val="both"/>
        <w:rPr>
          <w:rFonts w:ascii="Palatino Linotype" w:hAnsi="Palatino Linotype" w:cs="Arial"/>
          <w:spacing w:val="20"/>
          <w:position w:val="2"/>
          <w:sz w:val="26"/>
          <w:szCs w:val="26"/>
        </w:rPr>
      </w:pPr>
    </w:p>
    <w:p w14:paraId="42FBBD3B" w14:textId="77777777" w:rsidR="00974008" w:rsidRPr="004928D1" w:rsidRDefault="00974008" w:rsidP="004928D1">
      <w:pPr>
        <w:jc w:val="both"/>
        <w:rPr>
          <w:rFonts w:ascii="Palatino Linotype" w:hAnsi="Palatino Linotype" w:cs="Arial"/>
          <w:spacing w:val="20"/>
          <w:position w:val="2"/>
          <w:sz w:val="26"/>
          <w:szCs w:val="26"/>
        </w:rPr>
      </w:pPr>
    </w:p>
    <w:p w14:paraId="7CB0E440" w14:textId="6F370073" w:rsidR="00152596" w:rsidRPr="00832464" w:rsidRDefault="00832464" w:rsidP="004928D1">
      <w:pPr>
        <w:jc w:val="both"/>
        <w:rPr>
          <w:rFonts w:ascii="Palatino Linotype" w:hAnsi="Palatino Linotype" w:cs="Arial"/>
          <w:i/>
          <w:iCs/>
          <w:spacing w:val="20"/>
          <w:position w:val="2"/>
          <w:sz w:val="26"/>
          <w:szCs w:val="26"/>
        </w:rPr>
      </w:pPr>
      <w:r w:rsidRPr="00832464">
        <w:rPr>
          <w:rFonts w:ascii="Palatino Linotype" w:hAnsi="Palatino Linotype" w:cs="Arial"/>
          <w:i/>
          <w:iCs/>
          <w:spacing w:val="20"/>
          <w:position w:val="2"/>
          <w:sz w:val="26"/>
          <w:szCs w:val="26"/>
        </w:rPr>
        <w:t>Firma:</w:t>
      </w:r>
    </w:p>
    <w:p w14:paraId="5E0AEA58" w14:textId="5C01C59C" w:rsidR="00832464" w:rsidRPr="00832464" w:rsidRDefault="00832464" w:rsidP="004928D1">
      <w:pPr>
        <w:jc w:val="both"/>
        <w:rPr>
          <w:rFonts w:ascii="Palatino Linotype" w:hAnsi="Palatino Linotype" w:cs="Arial"/>
          <w:i/>
          <w:iCs/>
          <w:spacing w:val="20"/>
          <w:position w:val="2"/>
          <w:sz w:val="26"/>
          <w:szCs w:val="26"/>
        </w:rPr>
      </w:pPr>
      <w:r w:rsidRPr="00832464">
        <w:rPr>
          <w:rFonts w:ascii="Palatino Linotype" w:hAnsi="Palatino Linotype" w:cs="Arial"/>
          <w:i/>
          <w:iCs/>
          <w:spacing w:val="20"/>
          <w:position w:val="2"/>
          <w:sz w:val="26"/>
          <w:szCs w:val="26"/>
        </w:rPr>
        <w:t>Nombre:</w:t>
      </w:r>
    </w:p>
    <w:p w14:paraId="798DFAD4" w14:textId="46C0AE26" w:rsidR="002E45AE" w:rsidRPr="004928D1" w:rsidRDefault="002E45AE" w:rsidP="004928D1">
      <w:pPr>
        <w:jc w:val="both"/>
        <w:rPr>
          <w:rFonts w:ascii="Palatino Linotype" w:hAnsi="Palatino Linotype" w:cs="Arial"/>
          <w:bCs/>
          <w:spacing w:val="20"/>
          <w:position w:val="2"/>
          <w:sz w:val="26"/>
          <w:szCs w:val="26"/>
        </w:rPr>
      </w:pPr>
      <w:proofErr w:type="spellStart"/>
      <w:r w:rsidRPr="004928D1">
        <w:rPr>
          <w:rFonts w:ascii="Palatino Linotype" w:hAnsi="Palatino Linotype" w:cs="Arial"/>
          <w:bCs/>
          <w:spacing w:val="20"/>
          <w:position w:val="2"/>
          <w:sz w:val="26"/>
          <w:szCs w:val="26"/>
        </w:rPr>
        <w:t>C.</w:t>
      </w:r>
      <w:proofErr w:type="gramStart"/>
      <w:r w:rsidRPr="004928D1">
        <w:rPr>
          <w:rFonts w:ascii="Palatino Linotype" w:hAnsi="Palatino Linotype" w:cs="Arial"/>
          <w:bCs/>
          <w:spacing w:val="20"/>
          <w:position w:val="2"/>
          <w:sz w:val="26"/>
          <w:szCs w:val="26"/>
        </w:rPr>
        <w:t>I.N</w:t>
      </w:r>
      <w:proofErr w:type="gramEnd"/>
      <w:r w:rsidRPr="004928D1">
        <w:rPr>
          <w:rFonts w:ascii="Palatino Linotype" w:hAnsi="Palatino Linotype" w:cs="Arial"/>
          <w:bCs/>
          <w:spacing w:val="20"/>
          <w:position w:val="2"/>
          <w:sz w:val="26"/>
          <w:szCs w:val="26"/>
        </w:rPr>
        <w:t>°</w:t>
      </w:r>
      <w:proofErr w:type="spellEnd"/>
    </w:p>
    <w:p w14:paraId="4E0F4619" w14:textId="02DF151F" w:rsidR="00083D0E" w:rsidRPr="004928D1" w:rsidRDefault="00083D0E" w:rsidP="004928D1">
      <w:pPr>
        <w:jc w:val="both"/>
        <w:rPr>
          <w:rFonts w:ascii="Palatino Linotype" w:hAnsi="Palatino Linotype" w:cs="Arial"/>
          <w:spacing w:val="20"/>
          <w:position w:val="2"/>
          <w:sz w:val="26"/>
          <w:szCs w:val="26"/>
        </w:rPr>
      </w:pPr>
      <w:r w:rsidRPr="004928D1">
        <w:rPr>
          <w:rFonts w:ascii="Palatino Linotype" w:hAnsi="Palatino Linotype" w:cs="Arial"/>
          <w:bCs/>
          <w:spacing w:val="20"/>
          <w:position w:val="2"/>
          <w:sz w:val="26"/>
          <w:szCs w:val="26"/>
        </w:rPr>
        <w:t xml:space="preserve">P.p. </w:t>
      </w:r>
      <w:r w:rsidR="00152596" w:rsidRPr="004928D1">
        <w:rPr>
          <w:rFonts w:ascii="Palatino Linotype" w:hAnsi="Palatino Linotype" w:cs="Arial"/>
          <w:spacing w:val="20"/>
          <w:position w:val="2"/>
          <w:sz w:val="26"/>
          <w:szCs w:val="26"/>
        </w:rPr>
        <w:t>BOETSCH S.A.</w:t>
      </w:r>
    </w:p>
    <w:p w14:paraId="7BFD4A25" w14:textId="77777777" w:rsidR="00617606" w:rsidRDefault="00617606" w:rsidP="004928D1">
      <w:pPr>
        <w:jc w:val="both"/>
        <w:rPr>
          <w:rFonts w:ascii="Palatino Linotype" w:hAnsi="Palatino Linotype" w:cs="Arial"/>
          <w:bCs/>
          <w:spacing w:val="20"/>
          <w:position w:val="2"/>
          <w:sz w:val="26"/>
          <w:szCs w:val="26"/>
        </w:rPr>
      </w:pPr>
    </w:p>
    <w:p w14:paraId="19CCA938" w14:textId="77777777" w:rsidR="00083D0E" w:rsidRPr="004928D1" w:rsidRDefault="00083D0E" w:rsidP="004928D1">
      <w:pPr>
        <w:jc w:val="both"/>
        <w:rPr>
          <w:rFonts w:ascii="Palatino Linotype" w:hAnsi="Palatino Linotype" w:cs="Arial"/>
          <w:bCs/>
          <w:spacing w:val="20"/>
          <w:position w:val="2"/>
          <w:sz w:val="26"/>
          <w:szCs w:val="26"/>
        </w:rPr>
      </w:pPr>
    </w:p>
    <w:p w14:paraId="5652C3C6" w14:textId="77777777" w:rsidR="002B14E4" w:rsidRDefault="002B14E4" w:rsidP="004928D1">
      <w:pPr>
        <w:jc w:val="both"/>
        <w:rPr>
          <w:rFonts w:ascii="Palatino Linotype" w:hAnsi="Palatino Linotype" w:cs="Arial"/>
          <w:bCs/>
          <w:spacing w:val="20"/>
          <w:position w:val="2"/>
          <w:sz w:val="26"/>
          <w:szCs w:val="26"/>
        </w:rPr>
      </w:pPr>
    </w:p>
    <w:p w14:paraId="2126CD51" w14:textId="77777777" w:rsidR="00974008" w:rsidRPr="004928D1" w:rsidRDefault="00974008" w:rsidP="004928D1">
      <w:pPr>
        <w:jc w:val="both"/>
        <w:rPr>
          <w:rFonts w:ascii="Palatino Linotype" w:hAnsi="Palatino Linotype" w:cs="Arial"/>
          <w:bCs/>
          <w:spacing w:val="20"/>
          <w:position w:val="2"/>
          <w:sz w:val="26"/>
          <w:szCs w:val="26"/>
        </w:rPr>
      </w:pPr>
    </w:p>
    <w:p w14:paraId="31F08406" w14:textId="77777777" w:rsidR="00832464" w:rsidRDefault="00832464" w:rsidP="004928D1">
      <w:pPr>
        <w:jc w:val="both"/>
        <w:rPr>
          <w:rFonts w:ascii="Palatino Linotype" w:hAnsi="Palatino Linotype" w:cs="Arial"/>
          <w:bCs/>
          <w:spacing w:val="20"/>
          <w:position w:val="2"/>
          <w:sz w:val="26"/>
          <w:szCs w:val="26"/>
          <w:lang w:val="es-ES_tradnl"/>
        </w:rPr>
      </w:pPr>
      <w:r w:rsidRPr="00832464">
        <w:rPr>
          <w:rFonts w:ascii="Palatino Linotype" w:hAnsi="Palatino Linotype" w:cs="Arial"/>
          <w:bCs/>
          <w:spacing w:val="20"/>
          <w:position w:val="2"/>
          <w:sz w:val="26"/>
          <w:szCs w:val="26"/>
          <w:lang w:val="es-ES_tradnl"/>
        </w:rPr>
        <w:t xml:space="preserve">LUIS MIGUEL JARA GONZÁLEZ </w:t>
      </w:r>
    </w:p>
    <w:p w14:paraId="14D6D085" w14:textId="7C0DA143" w:rsidR="00083D0E" w:rsidRPr="004928D1" w:rsidRDefault="00FE4522" w:rsidP="004928D1">
      <w:pPr>
        <w:jc w:val="both"/>
        <w:rPr>
          <w:rFonts w:ascii="Palatino Linotype" w:hAnsi="Palatino Linotype" w:cs="Arial"/>
          <w:bCs/>
          <w:spacing w:val="20"/>
          <w:position w:val="2"/>
          <w:sz w:val="26"/>
          <w:szCs w:val="26"/>
        </w:rPr>
      </w:pPr>
      <w:proofErr w:type="spellStart"/>
      <w:r w:rsidRPr="004928D1">
        <w:rPr>
          <w:rFonts w:ascii="Palatino Linotype" w:hAnsi="Palatino Linotype" w:cs="Arial"/>
          <w:bCs/>
          <w:spacing w:val="20"/>
          <w:position w:val="2"/>
          <w:sz w:val="26"/>
          <w:szCs w:val="26"/>
        </w:rPr>
        <w:t>C.</w:t>
      </w:r>
      <w:proofErr w:type="gramStart"/>
      <w:r w:rsidRPr="004928D1">
        <w:rPr>
          <w:rFonts w:ascii="Palatino Linotype" w:hAnsi="Palatino Linotype" w:cs="Arial"/>
          <w:bCs/>
          <w:spacing w:val="20"/>
          <w:position w:val="2"/>
          <w:sz w:val="26"/>
          <w:szCs w:val="26"/>
        </w:rPr>
        <w:t>I.Nº</w:t>
      </w:r>
      <w:proofErr w:type="spellEnd"/>
      <w:proofErr w:type="gramEnd"/>
      <w:r w:rsidR="00083D0E" w:rsidRPr="004928D1">
        <w:rPr>
          <w:rFonts w:ascii="Palatino Linotype" w:hAnsi="Palatino Linotype" w:cs="Arial"/>
          <w:bCs/>
          <w:spacing w:val="20"/>
          <w:position w:val="2"/>
          <w:sz w:val="26"/>
          <w:szCs w:val="26"/>
        </w:rPr>
        <w:t xml:space="preserve"> </w:t>
      </w:r>
    </w:p>
    <w:p w14:paraId="0AF94E38" w14:textId="77777777" w:rsidR="00997C95" w:rsidRPr="004928D1" w:rsidRDefault="00997C95" w:rsidP="004928D1">
      <w:pPr>
        <w:jc w:val="both"/>
        <w:rPr>
          <w:rFonts w:ascii="Palatino Linotype" w:hAnsi="Palatino Linotype" w:cs="Arial"/>
          <w:bCs/>
          <w:spacing w:val="20"/>
          <w:position w:val="2"/>
          <w:sz w:val="26"/>
          <w:szCs w:val="26"/>
        </w:rPr>
      </w:pPr>
    </w:p>
    <w:p w14:paraId="0A4542AD" w14:textId="77777777" w:rsidR="00617606" w:rsidRDefault="00617606" w:rsidP="004928D1">
      <w:pPr>
        <w:jc w:val="both"/>
        <w:rPr>
          <w:rFonts w:ascii="Palatino Linotype" w:hAnsi="Palatino Linotype" w:cs="Arial"/>
          <w:bCs/>
          <w:spacing w:val="20"/>
          <w:position w:val="2"/>
          <w:sz w:val="26"/>
          <w:szCs w:val="26"/>
        </w:rPr>
      </w:pPr>
    </w:p>
    <w:p w14:paraId="2C77EC7F" w14:textId="77777777" w:rsidR="00974008" w:rsidRDefault="00974008" w:rsidP="004928D1">
      <w:pPr>
        <w:jc w:val="both"/>
        <w:rPr>
          <w:rFonts w:ascii="Palatino Linotype" w:hAnsi="Palatino Linotype" w:cs="Arial"/>
          <w:bCs/>
          <w:spacing w:val="20"/>
          <w:position w:val="2"/>
          <w:sz w:val="26"/>
          <w:szCs w:val="26"/>
        </w:rPr>
      </w:pPr>
    </w:p>
    <w:p w14:paraId="334A4FD7" w14:textId="77777777" w:rsidR="00832464" w:rsidRPr="004928D1" w:rsidRDefault="00832464" w:rsidP="004928D1">
      <w:pPr>
        <w:jc w:val="both"/>
        <w:rPr>
          <w:rFonts w:ascii="Palatino Linotype" w:hAnsi="Palatino Linotype" w:cs="Arial"/>
          <w:bCs/>
          <w:spacing w:val="20"/>
          <w:position w:val="2"/>
          <w:sz w:val="26"/>
          <w:szCs w:val="26"/>
        </w:rPr>
      </w:pPr>
    </w:p>
    <w:p w14:paraId="2BCF8D6C" w14:textId="05B47DC6" w:rsidR="00300154" w:rsidRDefault="00832464" w:rsidP="004928D1">
      <w:pPr>
        <w:jc w:val="both"/>
        <w:rPr>
          <w:rFonts w:ascii="Palatino Linotype" w:hAnsi="Palatino Linotype" w:cs="Arial"/>
          <w:bCs/>
          <w:spacing w:val="20"/>
          <w:position w:val="2"/>
          <w:sz w:val="26"/>
          <w:szCs w:val="26"/>
        </w:rPr>
      </w:pPr>
      <w:r w:rsidRPr="00832464">
        <w:rPr>
          <w:rFonts w:ascii="Palatino Linotype" w:hAnsi="Palatino Linotype" w:cs="Arial"/>
          <w:bCs/>
          <w:spacing w:val="20"/>
          <w:position w:val="2"/>
          <w:sz w:val="26"/>
          <w:szCs w:val="26"/>
        </w:rPr>
        <w:t>GLADYS DE LAS MERCEDES URIBE ULLOA</w:t>
      </w:r>
    </w:p>
    <w:p w14:paraId="22A45BF4" w14:textId="77777777" w:rsidR="00832464" w:rsidRPr="004928D1" w:rsidRDefault="00832464" w:rsidP="00832464">
      <w:pPr>
        <w:jc w:val="both"/>
        <w:rPr>
          <w:rFonts w:ascii="Palatino Linotype" w:hAnsi="Palatino Linotype" w:cs="Arial"/>
          <w:bCs/>
          <w:spacing w:val="20"/>
          <w:position w:val="2"/>
          <w:sz w:val="26"/>
          <w:szCs w:val="26"/>
        </w:rPr>
      </w:pPr>
      <w:proofErr w:type="spellStart"/>
      <w:r w:rsidRPr="004928D1">
        <w:rPr>
          <w:rFonts w:ascii="Palatino Linotype" w:hAnsi="Palatino Linotype" w:cs="Arial"/>
          <w:bCs/>
          <w:spacing w:val="20"/>
          <w:position w:val="2"/>
          <w:sz w:val="26"/>
          <w:szCs w:val="26"/>
        </w:rPr>
        <w:lastRenderedPageBreak/>
        <w:t>C.</w:t>
      </w:r>
      <w:proofErr w:type="gramStart"/>
      <w:r w:rsidRPr="004928D1">
        <w:rPr>
          <w:rFonts w:ascii="Palatino Linotype" w:hAnsi="Palatino Linotype" w:cs="Arial"/>
          <w:bCs/>
          <w:spacing w:val="20"/>
          <w:position w:val="2"/>
          <w:sz w:val="26"/>
          <w:szCs w:val="26"/>
        </w:rPr>
        <w:t>I.Nº</w:t>
      </w:r>
      <w:proofErr w:type="spellEnd"/>
      <w:proofErr w:type="gramEnd"/>
      <w:r w:rsidRPr="004928D1">
        <w:rPr>
          <w:rFonts w:ascii="Palatino Linotype" w:hAnsi="Palatino Linotype" w:cs="Arial"/>
          <w:bCs/>
          <w:spacing w:val="20"/>
          <w:position w:val="2"/>
          <w:sz w:val="26"/>
          <w:szCs w:val="26"/>
        </w:rPr>
        <w:t xml:space="preserve"> </w:t>
      </w:r>
    </w:p>
    <w:p w14:paraId="6CEEDD15" w14:textId="77777777" w:rsidR="00832464" w:rsidRDefault="00832464" w:rsidP="004928D1">
      <w:pPr>
        <w:jc w:val="both"/>
        <w:rPr>
          <w:rFonts w:ascii="Palatino Linotype" w:hAnsi="Palatino Linotype" w:cs="Arial"/>
          <w:bCs/>
          <w:spacing w:val="20"/>
          <w:position w:val="2"/>
          <w:sz w:val="26"/>
          <w:szCs w:val="26"/>
        </w:rPr>
      </w:pPr>
    </w:p>
    <w:p w14:paraId="17A2A841" w14:textId="77777777" w:rsidR="00832464" w:rsidRDefault="00832464" w:rsidP="004928D1">
      <w:pPr>
        <w:jc w:val="both"/>
        <w:rPr>
          <w:rFonts w:ascii="Palatino Linotype" w:hAnsi="Palatino Linotype" w:cs="Arial"/>
          <w:bCs/>
          <w:spacing w:val="20"/>
          <w:position w:val="2"/>
          <w:sz w:val="26"/>
          <w:szCs w:val="26"/>
        </w:rPr>
      </w:pPr>
    </w:p>
    <w:p w14:paraId="46111E21" w14:textId="77777777" w:rsidR="00832464" w:rsidRDefault="00832464" w:rsidP="004928D1">
      <w:pPr>
        <w:jc w:val="both"/>
        <w:rPr>
          <w:rFonts w:ascii="Palatino Linotype" w:hAnsi="Palatino Linotype" w:cs="Arial"/>
          <w:bCs/>
          <w:spacing w:val="20"/>
          <w:position w:val="2"/>
          <w:sz w:val="26"/>
          <w:szCs w:val="26"/>
        </w:rPr>
      </w:pPr>
    </w:p>
    <w:p w14:paraId="768F6DA7" w14:textId="77777777" w:rsidR="00F761DC" w:rsidRDefault="00F761DC" w:rsidP="004928D1">
      <w:pPr>
        <w:jc w:val="both"/>
        <w:rPr>
          <w:rFonts w:ascii="Palatino Linotype" w:hAnsi="Palatino Linotype" w:cs="Arial"/>
          <w:bCs/>
          <w:spacing w:val="20"/>
          <w:position w:val="2"/>
          <w:sz w:val="26"/>
          <w:szCs w:val="26"/>
        </w:rPr>
      </w:pPr>
    </w:p>
    <w:p w14:paraId="4A846AE1" w14:textId="77777777" w:rsidR="00974008" w:rsidRPr="004928D1" w:rsidRDefault="00974008" w:rsidP="004928D1">
      <w:pPr>
        <w:jc w:val="both"/>
        <w:rPr>
          <w:rFonts w:ascii="Palatino Linotype" w:hAnsi="Palatino Linotype" w:cs="Arial"/>
          <w:bCs/>
          <w:spacing w:val="20"/>
          <w:position w:val="2"/>
          <w:sz w:val="26"/>
          <w:szCs w:val="26"/>
        </w:rPr>
      </w:pPr>
    </w:p>
    <w:p w14:paraId="2F1B34EB" w14:textId="77777777" w:rsidR="00832464" w:rsidRPr="00832464" w:rsidRDefault="00832464" w:rsidP="00832464">
      <w:pPr>
        <w:jc w:val="both"/>
        <w:rPr>
          <w:rFonts w:ascii="Palatino Linotype" w:hAnsi="Palatino Linotype" w:cs="Arial"/>
          <w:bCs/>
          <w:i/>
          <w:iCs/>
          <w:spacing w:val="20"/>
          <w:position w:val="2"/>
          <w:sz w:val="26"/>
          <w:szCs w:val="26"/>
        </w:rPr>
      </w:pPr>
      <w:r w:rsidRPr="00832464">
        <w:rPr>
          <w:rFonts w:ascii="Palatino Linotype" w:hAnsi="Palatino Linotype" w:cs="Arial"/>
          <w:bCs/>
          <w:i/>
          <w:iCs/>
          <w:spacing w:val="20"/>
          <w:position w:val="2"/>
          <w:sz w:val="26"/>
          <w:szCs w:val="26"/>
        </w:rPr>
        <w:t>Firma:</w:t>
      </w:r>
    </w:p>
    <w:p w14:paraId="37B55F81" w14:textId="41C9DB23" w:rsidR="00767C4A" w:rsidRPr="00832464" w:rsidRDefault="00832464" w:rsidP="00832464">
      <w:pPr>
        <w:jc w:val="both"/>
        <w:rPr>
          <w:rFonts w:ascii="Palatino Linotype" w:hAnsi="Palatino Linotype" w:cs="Arial"/>
          <w:bCs/>
          <w:i/>
          <w:iCs/>
          <w:spacing w:val="20"/>
          <w:position w:val="2"/>
          <w:sz w:val="26"/>
          <w:szCs w:val="26"/>
        </w:rPr>
      </w:pPr>
      <w:r w:rsidRPr="00832464">
        <w:rPr>
          <w:rFonts w:ascii="Palatino Linotype" w:hAnsi="Palatino Linotype" w:cs="Arial"/>
          <w:bCs/>
          <w:i/>
          <w:iCs/>
          <w:spacing w:val="20"/>
          <w:position w:val="2"/>
          <w:sz w:val="26"/>
          <w:szCs w:val="26"/>
        </w:rPr>
        <w:t>Nombre:</w:t>
      </w:r>
    </w:p>
    <w:p w14:paraId="337C5B2A" w14:textId="706856F9" w:rsidR="000546FC" w:rsidRPr="004928D1" w:rsidRDefault="00300154" w:rsidP="004928D1">
      <w:pPr>
        <w:rPr>
          <w:rFonts w:ascii="Palatino Linotype" w:hAnsi="Palatino Linotype" w:cs="Arial"/>
          <w:spacing w:val="20"/>
          <w:position w:val="2"/>
          <w:sz w:val="26"/>
          <w:szCs w:val="26"/>
        </w:rPr>
      </w:pPr>
      <w:proofErr w:type="spellStart"/>
      <w:r w:rsidRPr="004928D1">
        <w:rPr>
          <w:rFonts w:ascii="Palatino Linotype" w:hAnsi="Palatino Linotype" w:cs="Arial"/>
          <w:spacing w:val="20"/>
          <w:position w:val="2"/>
          <w:sz w:val="26"/>
          <w:szCs w:val="26"/>
        </w:rPr>
        <w:t>C.</w:t>
      </w:r>
      <w:proofErr w:type="gramStart"/>
      <w:r w:rsidRPr="004928D1">
        <w:rPr>
          <w:rFonts w:ascii="Palatino Linotype" w:hAnsi="Palatino Linotype" w:cs="Arial"/>
          <w:spacing w:val="20"/>
          <w:position w:val="2"/>
          <w:sz w:val="26"/>
          <w:szCs w:val="26"/>
        </w:rPr>
        <w:t>I.N</w:t>
      </w:r>
      <w:proofErr w:type="gramEnd"/>
      <w:r w:rsidRPr="004928D1">
        <w:rPr>
          <w:rFonts w:ascii="Palatino Linotype" w:hAnsi="Palatino Linotype" w:cs="Arial"/>
          <w:spacing w:val="20"/>
          <w:position w:val="2"/>
          <w:sz w:val="26"/>
          <w:szCs w:val="26"/>
        </w:rPr>
        <w:t>°</w:t>
      </w:r>
      <w:proofErr w:type="spellEnd"/>
    </w:p>
    <w:p w14:paraId="67749E0A" w14:textId="279B175D" w:rsidR="00300154" w:rsidRPr="004928D1" w:rsidRDefault="00300154" w:rsidP="004928D1">
      <w:pPr>
        <w:rPr>
          <w:rFonts w:ascii="Palatino Linotype" w:hAnsi="Palatino Linotype" w:cs="Arial"/>
          <w:spacing w:val="20"/>
          <w:position w:val="2"/>
          <w:sz w:val="26"/>
          <w:szCs w:val="26"/>
        </w:rPr>
      </w:pPr>
      <w:r w:rsidRPr="004928D1">
        <w:rPr>
          <w:rFonts w:ascii="Palatino Linotype" w:hAnsi="Palatino Linotype" w:cs="Arial"/>
          <w:spacing w:val="20"/>
          <w:position w:val="2"/>
          <w:sz w:val="26"/>
          <w:szCs w:val="26"/>
        </w:rPr>
        <w:t xml:space="preserve">P.p. </w:t>
      </w:r>
      <w:r w:rsidRPr="004928D1">
        <w:rPr>
          <w:rFonts w:ascii="Palatino Linotype" w:hAnsi="Palatino Linotype" w:cs="Arial"/>
          <w:spacing w:val="20"/>
          <w:position w:val="2"/>
          <w:sz w:val="26"/>
          <w:szCs w:val="26"/>
          <w:lang w:val="es-ES_tradnl"/>
        </w:rPr>
        <w:t>HIPOTECARIA CONCRECES S.A.</w:t>
      </w:r>
    </w:p>
    <w:p w14:paraId="6A440A04" w14:textId="77777777" w:rsidR="000546FC" w:rsidRDefault="000546FC" w:rsidP="004928D1">
      <w:pPr>
        <w:rPr>
          <w:rFonts w:ascii="Palatino Linotype" w:hAnsi="Palatino Linotype" w:cs="Arial"/>
          <w:spacing w:val="20"/>
          <w:position w:val="2"/>
          <w:sz w:val="26"/>
          <w:szCs w:val="26"/>
        </w:rPr>
      </w:pPr>
    </w:p>
    <w:p w14:paraId="39F5CC4D" w14:textId="77777777" w:rsidR="00832464" w:rsidRDefault="00832464" w:rsidP="004928D1">
      <w:pPr>
        <w:rPr>
          <w:rFonts w:ascii="Palatino Linotype" w:hAnsi="Palatino Linotype" w:cs="Arial"/>
          <w:spacing w:val="20"/>
          <w:position w:val="2"/>
          <w:sz w:val="26"/>
          <w:szCs w:val="26"/>
        </w:rPr>
      </w:pPr>
    </w:p>
    <w:p w14:paraId="6E51D5FB" w14:textId="77777777" w:rsidR="00F761DC" w:rsidRDefault="00F761DC" w:rsidP="004928D1">
      <w:pPr>
        <w:rPr>
          <w:rFonts w:ascii="Palatino Linotype" w:hAnsi="Palatino Linotype" w:cs="Arial"/>
          <w:spacing w:val="20"/>
          <w:position w:val="2"/>
          <w:sz w:val="26"/>
          <w:szCs w:val="26"/>
        </w:rPr>
      </w:pPr>
    </w:p>
    <w:p w14:paraId="70C16AFE" w14:textId="77777777" w:rsidR="00F761DC" w:rsidRDefault="00F761DC" w:rsidP="004928D1">
      <w:pPr>
        <w:rPr>
          <w:rFonts w:ascii="Palatino Linotype" w:hAnsi="Palatino Linotype" w:cs="Arial"/>
          <w:spacing w:val="20"/>
          <w:position w:val="2"/>
          <w:sz w:val="26"/>
          <w:szCs w:val="26"/>
        </w:rPr>
      </w:pPr>
    </w:p>
    <w:p w14:paraId="6903AAD3" w14:textId="77777777" w:rsidR="00F761DC" w:rsidRPr="004928D1" w:rsidRDefault="00F761DC" w:rsidP="004928D1">
      <w:pPr>
        <w:rPr>
          <w:rFonts w:ascii="Palatino Linotype" w:hAnsi="Palatino Linotype" w:cs="Arial"/>
          <w:spacing w:val="20"/>
          <w:position w:val="2"/>
          <w:sz w:val="26"/>
          <w:szCs w:val="26"/>
        </w:rPr>
      </w:pPr>
    </w:p>
    <w:p w14:paraId="31934FD6" w14:textId="77777777" w:rsidR="00832464" w:rsidRPr="00832464" w:rsidRDefault="00832464" w:rsidP="00832464">
      <w:pPr>
        <w:rPr>
          <w:rFonts w:ascii="Palatino Linotype" w:hAnsi="Palatino Linotype" w:cs="Arial"/>
          <w:i/>
          <w:iCs/>
          <w:spacing w:val="20"/>
          <w:position w:val="2"/>
          <w:sz w:val="26"/>
          <w:szCs w:val="26"/>
        </w:rPr>
      </w:pPr>
      <w:r w:rsidRPr="00832464">
        <w:rPr>
          <w:rFonts w:ascii="Palatino Linotype" w:hAnsi="Palatino Linotype" w:cs="Arial"/>
          <w:i/>
          <w:iCs/>
          <w:spacing w:val="20"/>
          <w:position w:val="2"/>
          <w:sz w:val="26"/>
          <w:szCs w:val="26"/>
        </w:rPr>
        <w:t>Firma:</w:t>
      </w:r>
    </w:p>
    <w:p w14:paraId="6AF8A870" w14:textId="7B6A9549" w:rsidR="00300154" w:rsidRPr="00832464" w:rsidRDefault="00832464" w:rsidP="00832464">
      <w:pPr>
        <w:rPr>
          <w:rFonts w:ascii="Palatino Linotype" w:hAnsi="Palatino Linotype" w:cs="Arial"/>
          <w:i/>
          <w:iCs/>
          <w:spacing w:val="20"/>
          <w:position w:val="2"/>
          <w:sz w:val="26"/>
          <w:szCs w:val="26"/>
        </w:rPr>
      </w:pPr>
      <w:r w:rsidRPr="00832464">
        <w:rPr>
          <w:rFonts w:ascii="Palatino Linotype" w:hAnsi="Palatino Linotype" w:cs="Arial"/>
          <w:i/>
          <w:iCs/>
          <w:spacing w:val="20"/>
          <w:position w:val="2"/>
          <w:sz w:val="26"/>
          <w:szCs w:val="26"/>
        </w:rPr>
        <w:t>Nombre:</w:t>
      </w:r>
    </w:p>
    <w:p w14:paraId="5EE57F44" w14:textId="46E55FD3" w:rsidR="000546FC" w:rsidRPr="004928D1" w:rsidRDefault="000546FC" w:rsidP="004928D1">
      <w:pPr>
        <w:rPr>
          <w:rFonts w:ascii="Palatino Linotype" w:hAnsi="Palatino Linotype" w:cs="Arial"/>
          <w:spacing w:val="20"/>
          <w:position w:val="2"/>
          <w:sz w:val="26"/>
          <w:szCs w:val="26"/>
        </w:rPr>
      </w:pPr>
      <w:proofErr w:type="spellStart"/>
      <w:r w:rsidRPr="004928D1">
        <w:rPr>
          <w:rFonts w:ascii="Palatino Linotype" w:hAnsi="Palatino Linotype" w:cs="Arial"/>
          <w:spacing w:val="20"/>
          <w:position w:val="2"/>
          <w:sz w:val="26"/>
          <w:szCs w:val="26"/>
        </w:rPr>
        <w:t>C.</w:t>
      </w:r>
      <w:proofErr w:type="gramStart"/>
      <w:r w:rsidRPr="004928D1">
        <w:rPr>
          <w:rFonts w:ascii="Palatino Linotype" w:hAnsi="Palatino Linotype" w:cs="Arial"/>
          <w:spacing w:val="20"/>
          <w:position w:val="2"/>
          <w:sz w:val="26"/>
          <w:szCs w:val="26"/>
        </w:rPr>
        <w:t>I.N</w:t>
      </w:r>
      <w:proofErr w:type="gramEnd"/>
      <w:r w:rsidRPr="004928D1">
        <w:rPr>
          <w:rFonts w:ascii="Palatino Linotype" w:hAnsi="Palatino Linotype" w:cs="Arial"/>
          <w:spacing w:val="20"/>
          <w:position w:val="2"/>
          <w:sz w:val="26"/>
          <w:szCs w:val="26"/>
        </w:rPr>
        <w:t>°</w:t>
      </w:r>
      <w:proofErr w:type="spellEnd"/>
    </w:p>
    <w:p w14:paraId="701779C2" w14:textId="1542A560" w:rsidR="00300154" w:rsidRPr="004928D1" w:rsidRDefault="000546FC" w:rsidP="004928D1">
      <w:pPr>
        <w:rPr>
          <w:rFonts w:ascii="Palatino Linotype" w:hAnsi="Palatino Linotype"/>
          <w:spacing w:val="20"/>
          <w:position w:val="2"/>
          <w:sz w:val="26"/>
          <w:szCs w:val="26"/>
        </w:rPr>
      </w:pPr>
      <w:r w:rsidRPr="004928D1">
        <w:rPr>
          <w:rFonts w:ascii="Palatino Linotype" w:hAnsi="Palatino Linotype"/>
          <w:spacing w:val="20"/>
          <w:position w:val="2"/>
          <w:sz w:val="26"/>
          <w:szCs w:val="26"/>
        </w:rPr>
        <w:t xml:space="preserve">P.p. </w:t>
      </w:r>
      <w:r w:rsidR="00152596" w:rsidRPr="004928D1">
        <w:rPr>
          <w:rFonts w:ascii="Palatino Linotype" w:hAnsi="Palatino Linotype"/>
          <w:spacing w:val="20"/>
          <w:position w:val="2"/>
          <w:sz w:val="26"/>
          <w:szCs w:val="26"/>
        </w:rPr>
        <w:t>BANCO DE CRÉDITO E INVERSIONES</w:t>
      </w:r>
    </w:p>
    <w:sectPr w:rsidR="00300154" w:rsidRPr="004928D1" w:rsidSect="00407033">
      <w:headerReference w:type="even" r:id="rId7"/>
      <w:headerReference w:type="default" r:id="rId8"/>
      <w:footerReference w:type="even" r:id="rId9"/>
      <w:footerReference w:type="default" r:id="rId10"/>
      <w:pgSz w:w="12242" w:h="18722" w:code="14"/>
      <w:pgMar w:top="2444" w:right="1043" w:bottom="1701" w:left="1701" w:header="720" w:footer="932"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1EBED" w14:textId="77777777" w:rsidR="00241BC4" w:rsidRDefault="00241BC4">
      <w:pPr>
        <w:spacing w:line="240" w:lineRule="auto"/>
      </w:pPr>
      <w:r>
        <w:separator/>
      </w:r>
    </w:p>
  </w:endnote>
  <w:endnote w:type="continuationSeparator" w:id="0">
    <w:p w14:paraId="5D222CD3" w14:textId="77777777" w:rsidR="00241BC4" w:rsidRDefault="00241B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Yu Mincho">
    <w:charset w:val="80"/>
    <w:family w:val="roman"/>
    <w:pitch w:val="variable"/>
    <w:sig w:usb0="800002E7" w:usb1="2AC7FCFF" w:usb2="00000012" w:usb3="00000000" w:csb0="0002009F" w:csb1="00000000"/>
  </w:font>
  <w:font w:name="Meiryo UI">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7D53" w14:textId="77777777" w:rsidR="008A2ADC" w:rsidRDefault="008937CB">
    <w:pPr>
      <w:pStyle w:val="Piedepgina"/>
      <w:jc w:val="center"/>
    </w:pPr>
    <w:r>
      <w:rPr>
        <w:rStyle w:val="Nmerodepgina"/>
      </w:rPr>
      <w:fldChar w:fldCharType="begin"/>
    </w:r>
    <w:r w:rsidR="00592FB5">
      <w:rPr>
        <w:rStyle w:val="Nmerodepgina"/>
      </w:rPr>
      <w:instrText xml:space="preserve"> PAGE </w:instrText>
    </w:r>
    <w:r>
      <w:rPr>
        <w:rStyle w:val="Nmerodepgina"/>
      </w:rPr>
      <w:fldChar w:fldCharType="separate"/>
    </w:r>
    <w:r w:rsidR="007E3CF5">
      <w:rPr>
        <w:rStyle w:val="Nmerodepgina"/>
        <w:noProof/>
      </w:rPr>
      <w:t>2</w:t>
    </w:r>
    <w:r>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88AC" w14:textId="229D687D" w:rsidR="008A2ADC" w:rsidRDefault="00407033">
    <w:pPr>
      <w:pStyle w:val="Piedepgina"/>
      <w:jc w:val="center"/>
    </w:pPr>
    <w:r>
      <w:rPr>
        <w:rFonts w:ascii="Arial" w:hAnsi="Arial" w:cs="Arial"/>
        <w:b/>
        <w:noProof/>
        <w:sz w:val="18"/>
        <w:szCs w:val="18"/>
        <w:lang w:eastAsia="es-CL"/>
      </w:rPr>
      <w:drawing>
        <wp:anchor distT="0" distB="0" distL="114300" distR="114300" simplePos="0" relativeHeight="251663360" behindDoc="0" locked="0" layoutInCell="1" allowOverlap="1" wp14:anchorId="7828E860" wp14:editId="70C6D671">
          <wp:simplePos x="0" y="0"/>
          <wp:positionH relativeFrom="page">
            <wp:posOffset>7267575</wp:posOffset>
          </wp:positionH>
          <wp:positionV relativeFrom="page">
            <wp:posOffset>9525000</wp:posOffset>
          </wp:positionV>
          <wp:extent cx="323850" cy="1314450"/>
          <wp:effectExtent l="0" t="0" r="0" b="0"/>
          <wp:wrapNone/>
          <wp:docPr id="1916062759" name="Imagen 6"/>
          <wp:cNvGraphicFramePr/>
          <a:graphic xmlns:a="http://schemas.openxmlformats.org/drawingml/2006/main">
            <a:graphicData uri="http://schemas.openxmlformats.org/drawingml/2006/picture">
              <pic:pic xmlns:pic="http://schemas.openxmlformats.org/drawingml/2006/picture">
                <pic:nvPicPr>
                  <pic:cNvPr id="1916062759" name=""/>
                  <pic:cNvPicPr/>
                </pic:nvPicPr>
                <pic:blipFill>
                  <a:blip r:embed="rId1">
                    <a:extLst>
                      <a:ext uri="{28A0092B-C50C-407E-A947-70E740481C1C}">
                        <a14:useLocalDpi xmlns:a14="http://schemas.microsoft.com/office/drawing/2010/main" val="0"/>
                      </a:ext>
                    </a:extLst>
                  </a:blip>
                  <a:stretch>
                    <a:fillRect/>
                  </a:stretch>
                </pic:blipFill>
                <pic:spPr>
                  <a:xfrm>
                    <a:off x="0" y="0"/>
                    <a:ext cx="323850" cy="1314450"/>
                  </a:xfrm>
                  <a:prstGeom prst="rect">
                    <a:avLst/>
                  </a:prstGeom>
                </pic:spPr>
              </pic:pic>
            </a:graphicData>
          </a:graphic>
          <wp14:sizeRelH relativeFrom="margin">
            <wp14:pctWidth>0</wp14:pctWidth>
          </wp14:sizeRelH>
          <wp14:sizeRelV relativeFrom="margin">
            <wp14:pctHeight>0</wp14:pctHeight>
          </wp14:sizeRelV>
        </wp:anchor>
      </w:drawing>
    </w:r>
    <w:r w:rsidR="00BC1BE0">
      <w:rPr>
        <w:noProof/>
      </w:rPr>
      <mc:AlternateContent>
        <mc:Choice Requires="wps">
          <w:drawing>
            <wp:anchor distT="0" distB="0" distL="114300" distR="114300" simplePos="0" relativeHeight="251654144" behindDoc="0" locked="0" layoutInCell="1" allowOverlap="1" wp14:anchorId="44869226" wp14:editId="787E5C07">
              <wp:simplePos x="0" y="0"/>
              <wp:positionH relativeFrom="column">
                <wp:posOffset>-1313180</wp:posOffset>
              </wp:positionH>
              <wp:positionV relativeFrom="paragraph">
                <wp:posOffset>68580</wp:posOffset>
              </wp:positionV>
              <wp:extent cx="1417320" cy="428625"/>
              <wp:effectExtent l="0" t="0" r="0" b="0"/>
              <wp:wrapNone/>
              <wp:docPr id="94865753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428625"/>
                      </a:xfrm>
                      <a:prstGeom prst="rect">
                        <a:avLst/>
                      </a:prstGeom>
                      <a:solidFill>
                        <a:srgbClr val="FFFFFF"/>
                      </a:solidFill>
                      <a:ln>
                        <a:noFill/>
                      </a:ln>
                    </wps:spPr>
                    <wps:txbx>
                      <w:txbxContent>
                        <w:p w14:paraId="17C09A28" w14:textId="77777777" w:rsidR="008A2ADC" w:rsidRPr="00A20706" w:rsidRDefault="008A2ADC" w:rsidP="00A20706">
                          <w:pPr>
                            <w:rPr>
                              <w:szCs w:val="9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869226" id="_x0000_t202" coordsize="21600,21600" o:spt="202" path="m,l,21600r21600,l21600,xe">
              <v:stroke joinstyle="miter"/>
              <v:path gradientshapeok="t" o:connecttype="rect"/>
            </v:shapetype>
            <v:shape id="Cuadro de texto 5" o:spid="_x0000_s1028" type="#_x0000_t202" style="position:absolute;left:0;text-align:left;margin-left:-103.4pt;margin-top:5.4pt;width:111.6pt;height:3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" stroked="f">
              <v:textbox>
                <w:txbxContent>
                  <w:p w14:paraId="17C09A28" w14:textId="77777777" w:rsidR="008A2ADC" w:rsidRPr="00A20706" w:rsidRDefault="008A2ADC" w:rsidP="00A20706">
                    <w:pPr>
                      <w:rPr>
                        <w:szCs w:val="96"/>
                      </w:rPr>
                    </w:pPr>
                  </w:p>
                </w:txbxContent>
              </v:textbox>
            </v:shape>
          </w:pict>
        </mc:Fallback>
      </mc:AlternateContent>
    </w:r>
    <w:r w:rsidR="008937CB">
      <w:fldChar w:fldCharType="begin"/>
    </w:r>
    <w:r w:rsidR="00592FB5">
      <w:instrText xml:space="preserve"> PAGE   \* MERGEFORMAT </w:instrText>
    </w:r>
    <w:r w:rsidR="008937CB">
      <w:fldChar w:fldCharType="separate"/>
    </w:r>
    <w:r w:rsidR="007E3CF5">
      <w:rPr>
        <w:noProof/>
      </w:rPr>
      <w:t>1</w:t>
    </w:r>
    <w:r w:rsidR="008937CB">
      <w:fldChar w:fldCharType="end"/>
    </w:r>
  </w:p>
  <w:p w14:paraId="77BE08B2" w14:textId="78094C42" w:rsidR="008A2ADC" w:rsidRDefault="00BC1BE0">
    <w:pPr>
      <w:pStyle w:val="Piedepgina"/>
    </w:pPr>
    <w:r>
      <w:rPr>
        <w:noProof/>
      </w:rPr>
      <mc:AlternateContent>
        <mc:Choice Requires="wps">
          <w:drawing>
            <wp:anchor distT="0" distB="0" distL="114300" distR="114300" simplePos="0" relativeHeight="251662336" behindDoc="0" locked="0" layoutInCell="1" allowOverlap="1" wp14:anchorId="2364442F" wp14:editId="1EDBF9C2">
              <wp:simplePos x="0" y="0"/>
              <wp:positionH relativeFrom="column">
                <wp:posOffset>17780</wp:posOffset>
              </wp:positionH>
              <wp:positionV relativeFrom="paragraph">
                <wp:posOffset>279400</wp:posOffset>
              </wp:positionV>
              <wp:extent cx="2654300" cy="173990"/>
              <wp:effectExtent l="0" t="0" r="0" b="0"/>
              <wp:wrapNone/>
              <wp:docPr id="1263230708"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0" cy="173990"/>
                      </a:xfrm>
                      <a:prstGeom prst="rect">
                        <a:avLst/>
                      </a:prstGeom>
                      <a:solidFill>
                        <a:srgbClr val="FFFFFF"/>
                      </a:solidFill>
                      <a:ln>
                        <a:noFill/>
                      </a:ln>
                    </wps:spPr>
                    <wps:txbx>
                      <w:txbxContent>
                        <w:p w14:paraId="78F766D0" w14:textId="77777777" w:rsidR="008A2ADC" w:rsidRDefault="008A2ADC">
                          <w:pPr>
                            <w:jc w:val="center"/>
                            <w:rPr>
                              <w:rFonts w:cs="Arial"/>
                              <w:sz w:val="18"/>
                              <w:szCs w:val="18"/>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64442F" id="Cuadro de texto 3" o:spid="_x0000_s1029" type="#_x0000_t202" style="position:absolute;margin-left:1.4pt;margin-top:22pt;width:209pt;height:1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" stroked="f">
              <v:textbox>
                <w:txbxContent>
                  <w:p w14:paraId="78F766D0" w14:textId="77777777" w:rsidR="008A2ADC" w:rsidRDefault="008A2ADC">
                    <w:pPr>
                      <w:jc w:val="center"/>
                      <w:rPr>
                        <w:rFonts w:cs="Arial"/>
                        <w:sz w:val="18"/>
                        <w:szCs w:val="18"/>
                        <w:lang w:val="es-ES"/>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64EBCC1C" wp14:editId="4D34FE7D">
              <wp:simplePos x="0" y="0"/>
              <wp:positionH relativeFrom="column">
                <wp:posOffset>-1263015</wp:posOffset>
              </wp:positionH>
              <wp:positionV relativeFrom="paragraph">
                <wp:posOffset>361315</wp:posOffset>
              </wp:positionV>
              <wp:extent cx="1859280" cy="209550"/>
              <wp:effectExtent l="0" t="0" r="0" b="0"/>
              <wp:wrapNone/>
              <wp:docPr id="184978292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209550"/>
                      </a:xfrm>
                      <a:prstGeom prst="rect">
                        <a:avLst/>
                      </a:prstGeom>
                      <a:solidFill>
                        <a:srgbClr val="FFFFFF"/>
                      </a:solidFill>
                      <a:ln>
                        <a:noFill/>
                      </a:ln>
                    </wps:spPr>
                    <wps:txbx>
                      <w:txbxContent>
                        <w:p w14:paraId="41EB941F" w14:textId="77777777" w:rsidR="008A2ADC" w:rsidRDefault="008A2ADC">
                          <w:pPr>
                            <w:rPr>
                              <w:sz w:val="16"/>
                              <w:szCs w:val="16"/>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BCC1C" id="Cuadro de texto 1" o:spid="_x0000_s1030" type="#_x0000_t202" style="position:absolute;margin-left:-99.45pt;margin-top:28.45pt;width:146.4pt;height: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" stroked="f">
              <v:textbox>
                <w:txbxContent>
                  <w:p w14:paraId="41EB941F" w14:textId="77777777" w:rsidR="008A2ADC" w:rsidRDefault="008A2ADC">
                    <w:pPr>
                      <w:rPr>
                        <w:sz w:val="16"/>
                        <w:szCs w:val="16"/>
                        <w:lang w:val="es-ES"/>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40C3" w14:textId="77777777" w:rsidR="00241BC4" w:rsidRDefault="00241BC4">
      <w:pPr>
        <w:spacing w:line="240" w:lineRule="auto"/>
      </w:pPr>
      <w:r>
        <w:separator/>
      </w:r>
    </w:p>
  </w:footnote>
  <w:footnote w:type="continuationSeparator" w:id="0">
    <w:p w14:paraId="659559FD" w14:textId="77777777" w:rsidR="00241BC4" w:rsidRDefault="00241B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F961" w14:textId="507044CB" w:rsidR="008A2ADC" w:rsidRDefault="00BC1BE0">
    <w:pPr>
      <w:pStyle w:val="Encabezado"/>
    </w:pPr>
    <w:r>
      <w:rPr>
        <w:noProof/>
      </w:rPr>
      <mc:AlternateContent>
        <mc:Choice Requires="wps">
          <w:drawing>
            <wp:anchor distT="0" distB="0" distL="114300" distR="114300" simplePos="0" relativeHeight="251660288" behindDoc="1" locked="0" layoutInCell="1" allowOverlap="1" wp14:anchorId="67110160" wp14:editId="26922A5F">
              <wp:simplePos x="0" y="0"/>
              <wp:positionH relativeFrom="margin">
                <wp:posOffset>-228600</wp:posOffset>
              </wp:positionH>
              <wp:positionV relativeFrom="margin">
                <wp:posOffset>0</wp:posOffset>
              </wp:positionV>
              <wp:extent cx="5686425" cy="9144000"/>
              <wp:effectExtent l="0" t="0" r="0" b="0"/>
              <wp:wrapNone/>
              <wp:docPr id="1712221008"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9144000"/>
                      </a:xfrm>
                      <a:prstGeom prst="rect">
                        <a:avLst/>
                      </a:prstGeom>
                      <a:noFill/>
                      <a:ln>
                        <a:noFill/>
                      </a:ln>
                    </wps:spPr>
                    <wps:txbx>
                      <w:txbxContent>
                        <w:tbl>
                          <w:tblPr>
                            <w:tblW w:w="0" w:type="auto"/>
                            <w:tblInd w:w="-1269" w:type="dxa"/>
                            <w:tblBorders>
                              <w:right w:val="single" w:sz="4" w:space="0" w:color="auto"/>
                            </w:tblBorders>
                            <w:tblLayout w:type="fixed"/>
                            <w:tblCellMar>
                              <w:left w:w="0" w:type="dxa"/>
                              <w:right w:w="0" w:type="dxa"/>
                            </w:tblCellMar>
                            <w:tblLook w:val="0000" w:firstRow="0" w:lastRow="0" w:firstColumn="0" w:lastColumn="0" w:noHBand="0" w:noVBand="0"/>
                          </w:tblPr>
                          <w:tblGrid>
                            <w:gridCol w:w="1553"/>
                          </w:tblGrid>
                          <w:tr w:rsidR="008A2ADC" w14:paraId="264AE669" w14:textId="77777777">
                            <w:tc>
                              <w:tcPr>
                                <w:tcW w:w="1553" w:type="dxa"/>
                              </w:tcPr>
                              <w:p w14:paraId="7DA095F7" w14:textId="77777777" w:rsidR="008A2ADC" w:rsidRDefault="00592FB5">
                                <w:pPr>
                                  <w:spacing w:line="480" w:lineRule="atLeast"/>
                                  <w:jc w:val="right"/>
                                  <w:rPr>
                                    <w:b/>
                                    <w:sz w:val="16"/>
                                  </w:rPr>
                                </w:pPr>
                                <w:r>
                                  <w:rPr>
                                    <w:b/>
                                    <w:sz w:val="16"/>
                                  </w:rPr>
                                  <w:t>1</w:t>
                                </w:r>
                              </w:p>
                              <w:p w14:paraId="14A63006" w14:textId="77777777" w:rsidR="008A2ADC" w:rsidRDefault="00592FB5">
                                <w:pPr>
                                  <w:spacing w:line="480" w:lineRule="atLeast"/>
                                  <w:jc w:val="right"/>
                                  <w:rPr>
                                    <w:b/>
                                    <w:sz w:val="16"/>
                                  </w:rPr>
                                </w:pPr>
                                <w:r>
                                  <w:rPr>
                                    <w:b/>
                                    <w:sz w:val="16"/>
                                  </w:rPr>
                                  <w:t>2</w:t>
                                </w:r>
                              </w:p>
                              <w:p w14:paraId="468D236E" w14:textId="77777777" w:rsidR="008A2ADC" w:rsidRDefault="00592FB5">
                                <w:pPr>
                                  <w:spacing w:line="480" w:lineRule="atLeast"/>
                                  <w:jc w:val="right"/>
                                  <w:rPr>
                                    <w:b/>
                                    <w:sz w:val="16"/>
                                  </w:rPr>
                                </w:pPr>
                                <w:r>
                                  <w:rPr>
                                    <w:b/>
                                    <w:sz w:val="16"/>
                                  </w:rPr>
                                  <w:t>3</w:t>
                                </w:r>
                              </w:p>
                              <w:p w14:paraId="2F951737" w14:textId="77777777" w:rsidR="008A2ADC" w:rsidRDefault="00592FB5">
                                <w:pPr>
                                  <w:spacing w:line="480" w:lineRule="atLeast"/>
                                  <w:jc w:val="right"/>
                                  <w:rPr>
                                    <w:b/>
                                    <w:sz w:val="16"/>
                                  </w:rPr>
                                </w:pPr>
                                <w:r>
                                  <w:rPr>
                                    <w:b/>
                                    <w:sz w:val="16"/>
                                  </w:rPr>
                                  <w:t>4</w:t>
                                </w:r>
                              </w:p>
                              <w:p w14:paraId="05A8742C" w14:textId="77777777" w:rsidR="008A2ADC" w:rsidRDefault="00592FB5">
                                <w:pPr>
                                  <w:spacing w:line="480" w:lineRule="atLeast"/>
                                  <w:jc w:val="right"/>
                                  <w:rPr>
                                    <w:b/>
                                    <w:sz w:val="16"/>
                                  </w:rPr>
                                </w:pPr>
                                <w:r>
                                  <w:rPr>
                                    <w:b/>
                                    <w:sz w:val="16"/>
                                  </w:rPr>
                                  <w:t>5</w:t>
                                </w:r>
                              </w:p>
                              <w:p w14:paraId="2A7D71A2" w14:textId="77777777" w:rsidR="008A2ADC" w:rsidRDefault="00592FB5">
                                <w:pPr>
                                  <w:spacing w:line="480" w:lineRule="atLeast"/>
                                  <w:jc w:val="right"/>
                                  <w:rPr>
                                    <w:b/>
                                    <w:sz w:val="16"/>
                                  </w:rPr>
                                </w:pPr>
                                <w:r>
                                  <w:rPr>
                                    <w:b/>
                                    <w:sz w:val="16"/>
                                  </w:rPr>
                                  <w:t>6</w:t>
                                </w:r>
                              </w:p>
                              <w:p w14:paraId="297D2FCA" w14:textId="77777777" w:rsidR="008A2ADC" w:rsidRDefault="00592FB5">
                                <w:pPr>
                                  <w:spacing w:line="480" w:lineRule="atLeast"/>
                                  <w:jc w:val="right"/>
                                  <w:rPr>
                                    <w:b/>
                                    <w:sz w:val="16"/>
                                  </w:rPr>
                                </w:pPr>
                                <w:r>
                                  <w:rPr>
                                    <w:b/>
                                    <w:sz w:val="16"/>
                                  </w:rPr>
                                  <w:t>7</w:t>
                                </w:r>
                              </w:p>
                              <w:p w14:paraId="429F2D5A" w14:textId="77777777" w:rsidR="008A2ADC" w:rsidRDefault="00592FB5">
                                <w:pPr>
                                  <w:spacing w:line="480" w:lineRule="atLeast"/>
                                  <w:jc w:val="right"/>
                                  <w:rPr>
                                    <w:b/>
                                    <w:sz w:val="16"/>
                                  </w:rPr>
                                </w:pPr>
                                <w:r>
                                  <w:rPr>
                                    <w:b/>
                                    <w:sz w:val="16"/>
                                  </w:rPr>
                                  <w:t>8</w:t>
                                </w:r>
                              </w:p>
                              <w:p w14:paraId="6F9BAEC8" w14:textId="77777777" w:rsidR="008A2ADC" w:rsidRDefault="00592FB5">
                                <w:pPr>
                                  <w:spacing w:line="480" w:lineRule="atLeast"/>
                                  <w:jc w:val="right"/>
                                  <w:rPr>
                                    <w:b/>
                                    <w:sz w:val="16"/>
                                  </w:rPr>
                                </w:pPr>
                                <w:r>
                                  <w:rPr>
                                    <w:b/>
                                    <w:sz w:val="16"/>
                                  </w:rPr>
                                  <w:t>9</w:t>
                                </w:r>
                              </w:p>
                              <w:p w14:paraId="428D2DBC" w14:textId="77777777" w:rsidR="008A2ADC" w:rsidRDefault="00592FB5">
                                <w:pPr>
                                  <w:spacing w:line="480" w:lineRule="atLeast"/>
                                  <w:jc w:val="right"/>
                                  <w:rPr>
                                    <w:b/>
                                    <w:sz w:val="16"/>
                                  </w:rPr>
                                </w:pPr>
                                <w:r>
                                  <w:rPr>
                                    <w:b/>
                                    <w:sz w:val="16"/>
                                  </w:rPr>
                                  <w:t>10</w:t>
                                </w:r>
                              </w:p>
                              <w:p w14:paraId="3D206189" w14:textId="77777777" w:rsidR="008A2ADC" w:rsidRDefault="00592FB5">
                                <w:pPr>
                                  <w:spacing w:line="480" w:lineRule="atLeast"/>
                                  <w:jc w:val="right"/>
                                  <w:rPr>
                                    <w:b/>
                                    <w:sz w:val="16"/>
                                  </w:rPr>
                                </w:pPr>
                                <w:r>
                                  <w:rPr>
                                    <w:b/>
                                    <w:sz w:val="16"/>
                                  </w:rPr>
                                  <w:t>11</w:t>
                                </w:r>
                              </w:p>
                              <w:p w14:paraId="1E4A8F40" w14:textId="77777777" w:rsidR="008A2ADC" w:rsidRDefault="00592FB5">
                                <w:pPr>
                                  <w:spacing w:line="480" w:lineRule="atLeast"/>
                                  <w:jc w:val="right"/>
                                  <w:rPr>
                                    <w:b/>
                                    <w:sz w:val="16"/>
                                  </w:rPr>
                                </w:pPr>
                                <w:r>
                                  <w:rPr>
                                    <w:b/>
                                    <w:sz w:val="16"/>
                                  </w:rPr>
                                  <w:t>12</w:t>
                                </w:r>
                              </w:p>
                              <w:p w14:paraId="2D6652DB" w14:textId="77777777" w:rsidR="008A2ADC" w:rsidRDefault="00592FB5">
                                <w:pPr>
                                  <w:spacing w:line="480" w:lineRule="atLeast"/>
                                  <w:jc w:val="right"/>
                                  <w:rPr>
                                    <w:b/>
                                    <w:sz w:val="16"/>
                                  </w:rPr>
                                </w:pPr>
                                <w:r>
                                  <w:rPr>
                                    <w:b/>
                                    <w:sz w:val="16"/>
                                  </w:rPr>
                                  <w:t>13</w:t>
                                </w:r>
                              </w:p>
                              <w:p w14:paraId="498575C6" w14:textId="77777777" w:rsidR="008A2ADC" w:rsidRDefault="00592FB5">
                                <w:pPr>
                                  <w:spacing w:line="480" w:lineRule="atLeast"/>
                                  <w:jc w:val="right"/>
                                  <w:rPr>
                                    <w:b/>
                                    <w:sz w:val="16"/>
                                  </w:rPr>
                                </w:pPr>
                                <w:r>
                                  <w:rPr>
                                    <w:b/>
                                    <w:sz w:val="16"/>
                                  </w:rPr>
                                  <w:t>14</w:t>
                                </w:r>
                              </w:p>
                              <w:p w14:paraId="2003FB15" w14:textId="77777777" w:rsidR="008A2ADC" w:rsidRDefault="00592FB5">
                                <w:pPr>
                                  <w:spacing w:line="480" w:lineRule="atLeast"/>
                                  <w:jc w:val="right"/>
                                  <w:rPr>
                                    <w:b/>
                                    <w:sz w:val="16"/>
                                  </w:rPr>
                                </w:pPr>
                                <w:r>
                                  <w:rPr>
                                    <w:b/>
                                    <w:sz w:val="16"/>
                                  </w:rPr>
                                  <w:t>15</w:t>
                                </w:r>
                              </w:p>
                              <w:p w14:paraId="53C4196A" w14:textId="77777777" w:rsidR="008A2ADC" w:rsidRDefault="00592FB5">
                                <w:pPr>
                                  <w:spacing w:line="480" w:lineRule="atLeast"/>
                                  <w:jc w:val="right"/>
                                  <w:rPr>
                                    <w:b/>
                                    <w:sz w:val="16"/>
                                  </w:rPr>
                                </w:pPr>
                                <w:r>
                                  <w:rPr>
                                    <w:b/>
                                    <w:sz w:val="16"/>
                                  </w:rPr>
                                  <w:t>16</w:t>
                                </w:r>
                              </w:p>
                              <w:p w14:paraId="250FC79C" w14:textId="77777777" w:rsidR="008A2ADC" w:rsidRDefault="00592FB5">
                                <w:pPr>
                                  <w:spacing w:line="480" w:lineRule="atLeast"/>
                                  <w:jc w:val="right"/>
                                  <w:rPr>
                                    <w:b/>
                                    <w:sz w:val="16"/>
                                  </w:rPr>
                                </w:pPr>
                                <w:r>
                                  <w:rPr>
                                    <w:b/>
                                    <w:sz w:val="16"/>
                                  </w:rPr>
                                  <w:t>17</w:t>
                                </w:r>
                              </w:p>
                              <w:p w14:paraId="696965D0" w14:textId="77777777" w:rsidR="008A2ADC" w:rsidRDefault="00592FB5">
                                <w:pPr>
                                  <w:spacing w:line="480" w:lineRule="atLeast"/>
                                  <w:jc w:val="right"/>
                                  <w:rPr>
                                    <w:b/>
                                    <w:sz w:val="16"/>
                                  </w:rPr>
                                </w:pPr>
                                <w:r>
                                  <w:rPr>
                                    <w:b/>
                                    <w:sz w:val="16"/>
                                  </w:rPr>
                                  <w:t>18</w:t>
                                </w:r>
                              </w:p>
                              <w:p w14:paraId="0B73DAF8" w14:textId="77777777" w:rsidR="008A2ADC" w:rsidRDefault="00592FB5">
                                <w:pPr>
                                  <w:spacing w:line="480" w:lineRule="atLeast"/>
                                  <w:jc w:val="right"/>
                                  <w:rPr>
                                    <w:b/>
                                    <w:sz w:val="16"/>
                                  </w:rPr>
                                </w:pPr>
                                <w:r>
                                  <w:rPr>
                                    <w:b/>
                                    <w:sz w:val="16"/>
                                  </w:rPr>
                                  <w:t>19</w:t>
                                </w:r>
                              </w:p>
                              <w:p w14:paraId="76A41FFA" w14:textId="77777777" w:rsidR="008A2ADC" w:rsidRDefault="00592FB5">
                                <w:pPr>
                                  <w:spacing w:line="480" w:lineRule="atLeast"/>
                                  <w:jc w:val="right"/>
                                  <w:rPr>
                                    <w:b/>
                                    <w:sz w:val="16"/>
                                  </w:rPr>
                                </w:pPr>
                                <w:r>
                                  <w:rPr>
                                    <w:b/>
                                    <w:sz w:val="16"/>
                                  </w:rPr>
                                  <w:t>20</w:t>
                                </w:r>
                              </w:p>
                              <w:p w14:paraId="116BA964" w14:textId="77777777" w:rsidR="008A2ADC" w:rsidRDefault="00592FB5">
                                <w:pPr>
                                  <w:spacing w:line="480" w:lineRule="atLeast"/>
                                  <w:jc w:val="right"/>
                                  <w:rPr>
                                    <w:b/>
                                    <w:sz w:val="16"/>
                                  </w:rPr>
                                </w:pPr>
                                <w:r>
                                  <w:rPr>
                                    <w:b/>
                                    <w:sz w:val="16"/>
                                  </w:rPr>
                                  <w:t>21</w:t>
                                </w:r>
                              </w:p>
                              <w:p w14:paraId="6A4E26A2" w14:textId="77777777" w:rsidR="008A2ADC" w:rsidRDefault="00592FB5">
                                <w:pPr>
                                  <w:spacing w:line="480" w:lineRule="atLeast"/>
                                  <w:jc w:val="right"/>
                                  <w:rPr>
                                    <w:b/>
                                    <w:sz w:val="16"/>
                                  </w:rPr>
                                </w:pPr>
                                <w:r>
                                  <w:rPr>
                                    <w:b/>
                                    <w:sz w:val="16"/>
                                  </w:rPr>
                                  <w:t>22</w:t>
                                </w:r>
                              </w:p>
                              <w:p w14:paraId="532D15BA" w14:textId="77777777" w:rsidR="008A2ADC" w:rsidRDefault="00592FB5">
                                <w:pPr>
                                  <w:spacing w:line="480" w:lineRule="atLeast"/>
                                  <w:jc w:val="right"/>
                                  <w:rPr>
                                    <w:b/>
                                    <w:sz w:val="16"/>
                                  </w:rPr>
                                </w:pPr>
                                <w:r>
                                  <w:rPr>
                                    <w:b/>
                                    <w:sz w:val="16"/>
                                  </w:rPr>
                                  <w:t>23</w:t>
                                </w:r>
                              </w:p>
                              <w:p w14:paraId="03A76A99" w14:textId="77777777" w:rsidR="008A2ADC" w:rsidRDefault="00592FB5">
                                <w:pPr>
                                  <w:spacing w:line="480" w:lineRule="atLeast"/>
                                  <w:jc w:val="right"/>
                                  <w:rPr>
                                    <w:b/>
                                    <w:sz w:val="16"/>
                                  </w:rPr>
                                </w:pPr>
                                <w:r>
                                  <w:rPr>
                                    <w:b/>
                                    <w:sz w:val="16"/>
                                  </w:rPr>
                                  <w:t>24</w:t>
                                </w:r>
                              </w:p>
                              <w:p w14:paraId="48B123E2" w14:textId="77777777" w:rsidR="008A2ADC" w:rsidRDefault="00592FB5">
                                <w:pPr>
                                  <w:spacing w:line="480" w:lineRule="atLeast"/>
                                  <w:jc w:val="right"/>
                                  <w:rPr>
                                    <w:b/>
                                    <w:sz w:val="16"/>
                                  </w:rPr>
                                </w:pPr>
                                <w:r>
                                  <w:rPr>
                                    <w:b/>
                                    <w:sz w:val="16"/>
                                  </w:rPr>
                                  <w:t>25</w:t>
                                </w:r>
                              </w:p>
                              <w:p w14:paraId="4EBA66B3" w14:textId="77777777" w:rsidR="008A2ADC" w:rsidRDefault="00592FB5">
                                <w:pPr>
                                  <w:spacing w:line="480" w:lineRule="atLeast"/>
                                  <w:jc w:val="right"/>
                                  <w:rPr>
                                    <w:b/>
                                    <w:sz w:val="16"/>
                                  </w:rPr>
                                </w:pPr>
                                <w:r>
                                  <w:rPr>
                                    <w:b/>
                                    <w:sz w:val="16"/>
                                  </w:rPr>
                                  <w:t>26</w:t>
                                </w:r>
                              </w:p>
                              <w:p w14:paraId="6002B372" w14:textId="77777777" w:rsidR="008A2ADC" w:rsidRDefault="00592FB5">
                                <w:pPr>
                                  <w:spacing w:line="480" w:lineRule="atLeast"/>
                                  <w:jc w:val="right"/>
                                  <w:rPr>
                                    <w:b/>
                                    <w:sz w:val="16"/>
                                  </w:rPr>
                                </w:pPr>
                                <w:r>
                                  <w:rPr>
                                    <w:b/>
                                    <w:sz w:val="16"/>
                                  </w:rPr>
                                  <w:t>27</w:t>
                                </w:r>
                              </w:p>
                              <w:p w14:paraId="62AB151F" w14:textId="77777777" w:rsidR="008A2ADC" w:rsidRDefault="00592FB5">
                                <w:pPr>
                                  <w:spacing w:line="480" w:lineRule="atLeast"/>
                                  <w:jc w:val="right"/>
                                  <w:rPr>
                                    <w:b/>
                                    <w:sz w:val="16"/>
                                  </w:rPr>
                                </w:pPr>
                                <w:r>
                                  <w:rPr>
                                    <w:b/>
                                    <w:sz w:val="16"/>
                                  </w:rPr>
                                  <w:t>28</w:t>
                                </w:r>
                              </w:p>
                              <w:p w14:paraId="58563800" w14:textId="77777777" w:rsidR="008A2ADC" w:rsidRDefault="00592FB5">
                                <w:pPr>
                                  <w:spacing w:line="480" w:lineRule="atLeast"/>
                                  <w:jc w:val="right"/>
                                  <w:rPr>
                                    <w:b/>
                                    <w:sz w:val="16"/>
                                  </w:rPr>
                                </w:pPr>
                                <w:r>
                                  <w:rPr>
                                    <w:b/>
                                    <w:sz w:val="16"/>
                                  </w:rPr>
                                  <w:t>29</w:t>
                                </w:r>
                              </w:p>
                              <w:p w14:paraId="7EAF4DDC" w14:textId="77777777" w:rsidR="008A2ADC" w:rsidRDefault="00592FB5">
                                <w:pPr>
                                  <w:spacing w:line="480" w:lineRule="atLeast"/>
                                  <w:jc w:val="right"/>
                                  <w:rPr>
                                    <w:b/>
                                    <w:sz w:val="16"/>
                                  </w:rPr>
                                </w:pPr>
                                <w:r>
                                  <w:rPr>
                                    <w:b/>
                                    <w:sz w:val="16"/>
                                  </w:rPr>
                                  <w:t>30</w:t>
                                </w:r>
                              </w:p>
                            </w:tc>
                          </w:tr>
                          <w:tr w:rsidR="008A2ADC" w14:paraId="07C4243C" w14:textId="77777777">
                            <w:tc>
                              <w:tcPr>
                                <w:tcW w:w="1553" w:type="dxa"/>
                              </w:tcPr>
                              <w:p w14:paraId="22761CCB" w14:textId="77777777" w:rsidR="008A2ADC" w:rsidRDefault="008A2ADC">
                                <w:pPr>
                                  <w:spacing w:line="480" w:lineRule="atLeast"/>
                                  <w:jc w:val="right"/>
                                  <w:rPr>
                                    <w:b/>
                                    <w:sz w:val="16"/>
                                  </w:rPr>
                                </w:pPr>
                              </w:p>
                              <w:p w14:paraId="283B58A3" w14:textId="77777777" w:rsidR="008A2ADC" w:rsidRDefault="008A2ADC">
                                <w:pPr>
                                  <w:spacing w:line="480" w:lineRule="atLeast"/>
                                  <w:jc w:val="right"/>
                                  <w:rPr>
                                    <w:b/>
                                    <w:sz w:val="16"/>
                                  </w:rPr>
                                </w:pPr>
                              </w:p>
                            </w:tc>
                          </w:tr>
                        </w:tbl>
                        <w:p w14:paraId="0AAEBC0F" w14:textId="77777777" w:rsidR="008A2ADC" w:rsidRDefault="008A2AD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10160" id="Rectángulo 9" o:spid="_x0000_s1026" style="position:absolute;margin-left:-18pt;margin-top:0;width:447.75pt;height:10in;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" filled="f" stroked="f">
              <v:textbox inset="0,0,0,0">
                <w:txbxContent>
                  <w:tbl>
                    <w:tblPr>
                      <w:tblW w:w="0" w:type="auto"/>
                      <w:tblInd w:w="-1269" w:type="dxa"/>
                      <w:tblBorders>
                        <w:right w:val="single" w:sz="4" w:space="0" w:color="auto"/>
                      </w:tblBorders>
                      <w:tblLayout w:type="fixed"/>
                      <w:tblCellMar>
                        <w:left w:w="0" w:type="dxa"/>
                        <w:right w:w="0" w:type="dxa"/>
                      </w:tblCellMar>
                      <w:tblLook w:val="0000" w:firstRow="0" w:lastRow="0" w:firstColumn="0" w:lastColumn="0" w:noHBand="0" w:noVBand="0"/>
                    </w:tblPr>
                    <w:tblGrid>
                      <w:gridCol w:w="1553"/>
                    </w:tblGrid>
                    <w:tr w:rsidR="008A2ADC" w14:paraId="264AE669" w14:textId="77777777">
                      <w:tc>
                        <w:tcPr>
                          <w:tcW w:w="1553" w:type="dxa"/>
                        </w:tcPr>
                        <w:p w14:paraId="7DA095F7" w14:textId="77777777" w:rsidR="008A2ADC" w:rsidRDefault="00592FB5">
                          <w:pPr>
                            <w:spacing w:line="480" w:lineRule="atLeast"/>
                            <w:jc w:val="right"/>
                            <w:rPr>
                              <w:b/>
                              <w:sz w:val="16"/>
                            </w:rPr>
                          </w:pPr>
                          <w:r>
                            <w:rPr>
                              <w:b/>
                              <w:sz w:val="16"/>
                            </w:rPr>
                            <w:t>1</w:t>
                          </w:r>
                        </w:p>
                        <w:p w14:paraId="14A63006" w14:textId="77777777" w:rsidR="008A2ADC" w:rsidRDefault="00592FB5">
                          <w:pPr>
                            <w:spacing w:line="480" w:lineRule="atLeast"/>
                            <w:jc w:val="right"/>
                            <w:rPr>
                              <w:b/>
                              <w:sz w:val="16"/>
                            </w:rPr>
                          </w:pPr>
                          <w:r>
                            <w:rPr>
                              <w:b/>
                              <w:sz w:val="16"/>
                            </w:rPr>
                            <w:t>2</w:t>
                          </w:r>
                        </w:p>
                        <w:p w14:paraId="468D236E" w14:textId="77777777" w:rsidR="008A2ADC" w:rsidRDefault="00592FB5">
                          <w:pPr>
                            <w:spacing w:line="480" w:lineRule="atLeast"/>
                            <w:jc w:val="right"/>
                            <w:rPr>
                              <w:b/>
                              <w:sz w:val="16"/>
                            </w:rPr>
                          </w:pPr>
                          <w:r>
                            <w:rPr>
                              <w:b/>
                              <w:sz w:val="16"/>
                            </w:rPr>
                            <w:t>3</w:t>
                          </w:r>
                        </w:p>
                        <w:p w14:paraId="2F951737" w14:textId="77777777" w:rsidR="008A2ADC" w:rsidRDefault="00592FB5">
                          <w:pPr>
                            <w:spacing w:line="480" w:lineRule="atLeast"/>
                            <w:jc w:val="right"/>
                            <w:rPr>
                              <w:b/>
                              <w:sz w:val="16"/>
                            </w:rPr>
                          </w:pPr>
                          <w:r>
                            <w:rPr>
                              <w:b/>
                              <w:sz w:val="16"/>
                            </w:rPr>
                            <w:t>4</w:t>
                          </w:r>
                        </w:p>
                        <w:p w14:paraId="05A8742C" w14:textId="77777777" w:rsidR="008A2ADC" w:rsidRDefault="00592FB5">
                          <w:pPr>
                            <w:spacing w:line="480" w:lineRule="atLeast"/>
                            <w:jc w:val="right"/>
                            <w:rPr>
                              <w:b/>
                              <w:sz w:val="16"/>
                            </w:rPr>
                          </w:pPr>
                          <w:r>
                            <w:rPr>
                              <w:b/>
                              <w:sz w:val="16"/>
                            </w:rPr>
                            <w:t>5</w:t>
                          </w:r>
                        </w:p>
                        <w:p w14:paraId="2A7D71A2" w14:textId="77777777" w:rsidR="008A2ADC" w:rsidRDefault="00592FB5">
                          <w:pPr>
                            <w:spacing w:line="480" w:lineRule="atLeast"/>
                            <w:jc w:val="right"/>
                            <w:rPr>
                              <w:b/>
                              <w:sz w:val="16"/>
                            </w:rPr>
                          </w:pPr>
                          <w:r>
                            <w:rPr>
                              <w:b/>
                              <w:sz w:val="16"/>
                            </w:rPr>
                            <w:t>6</w:t>
                          </w:r>
                        </w:p>
                        <w:p w14:paraId="297D2FCA" w14:textId="77777777" w:rsidR="008A2ADC" w:rsidRDefault="00592FB5">
                          <w:pPr>
                            <w:spacing w:line="480" w:lineRule="atLeast"/>
                            <w:jc w:val="right"/>
                            <w:rPr>
                              <w:b/>
                              <w:sz w:val="16"/>
                            </w:rPr>
                          </w:pPr>
                          <w:r>
                            <w:rPr>
                              <w:b/>
                              <w:sz w:val="16"/>
                            </w:rPr>
                            <w:t>7</w:t>
                          </w:r>
                        </w:p>
                        <w:p w14:paraId="429F2D5A" w14:textId="77777777" w:rsidR="008A2ADC" w:rsidRDefault="00592FB5">
                          <w:pPr>
                            <w:spacing w:line="480" w:lineRule="atLeast"/>
                            <w:jc w:val="right"/>
                            <w:rPr>
                              <w:b/>
                              <w:sz w:val="16"/>
                            </w:rPr>
                          </w:pPr>
                          <w:r>
                            <w:rPr>
                              <w:b/>
                              <w:sz w:val="16"/>
                            </w:rPr>
                            <w:t>8</w:t>
                          </w:r>
                        </w:p>
                        <w:p w14:paraId="6F9BAEC8" w14:textId="77777777" w:rsidR="008A2ADC" w:rsidRDefault="00592FB5">
                          <w:pPr>
                            <w:spacing w:line="480" w:lineRule="atLeast"/>
                            <w:jc w:val="right"/>
                            <w:rPr>
                              <w:b/>
                              <w:sz w:val="16"/>
                            </w:rPr>
                          </w:pPr>
                          <w:r>
                            <w:rPr>
                              <w:b/>
                              <w:sz w:val="16"/>
                            </w:rPr>
                            <w:t>9</w:t>
                          </w:r>
                        </w:p>
                        <w:p w14:paraId="428D2DBC" w14:textId="77777777" w:rsidR="008A2ADC" w:rsidRDefault="00592FB5">
                          <w:pPr>
                            <w:spacing w:line="480" w:lineRule="atLeast"/>
                            <w:jc w:val="right"/>
                            <w:rPr>
                              <w:b/>
                              <w:sz w:val="16"/>
                            </w:rPr>
                          </w:pPr>
                          <w:r>
                            <w:rPr>
                              <w:b/>
                              <w:sz w:val="16"/>
                            </w:rPr>
                            <w:t>10</w:t>
                          </w:r>
                        </w:p>
                        <w:p w14:paraId="3D206189" w14:textId="77777777" w:rsidR="008A2ADC" w:rsidRDefault="00592FB5">
                          <w:pPr>
                            <w:spacing w:line="480" w:lineRule="atLeast"/>
                            <w:jc w:val="right"/>
                            <w:rPr>
                              <w:b/>
                              <w:sz w:val="16"/>
                            </w:rPr>
                          </w:pPr>
                          <w:r>
                            <w:rPr>
                              <w:b/>
                              <w:sz w:val="16"/>
                            </w:rPr>
                            <w:t>11</w:t>
                          </w:r>
                        </w:p>
                        <w:p w14:paraId="1E4A8F40" w14:textId="77777777" w:rsidR="008A2ADC" w:rsidRDefault="00592FB5">
                          <w:pPr>
                            <w:spacing w:line="480" w:lineRule="atLeast"/>
                            <w:jc w:val="right"/>
                            <w:rPr>
                              <w:b/>
                              <w:sz w:val="16"/>
                            </w:rPr>
                          </w:pPr>
                          <w:r>
                            <w:rPr>
                              <w:b/>
                              <w:sz w:val="16"/>
                            </w:rPr>
                            <w:t>12</w:t>
                          </w:r>
                        </w:p>
                        <w:p w14:paraId="2D6652DB" w14:textId="77777777" w:rsidR="008A2ADC" w:rsidRDefault="00592FB5">
                          <w:pPr>
                            <w:spacing w:line="480" w:lineRule="atLeast"/>
                            <w:jc w:val="right"/>
                            <w:rPr>
                              <w:b/>
                              <w:sz w:val="16"/>
                            </w:rPr>
                          </w:pPr>
                          <w:r>
                            <w:rPr>
                              <w:b/>
                              <w:sz w:val="16"/>
                            </w:rPr>
                            <w:t>13</w:t>
                          </w:r>
                        </w:p>
                        <w:p w14:paraId="498575C6" w14:textId="77777777" w:rsidR="008A2ADC" w:rsidRDefault="00592FB5">
                          <w:pPr>
                            <w:spacing w:line="480" w:lineRule="atLeast"/>
                            <w:jc w:val="right"/>
                            <w:rPr>
                              <w:b/>
                              <w:sz w:val="16"/>
                            </w:rPr>
                          </w:pPr>
                          <w:r>
                            <w:rPr>
                              <w:b/>
                              <w:sz w:val="16"/>
                            </w:rPr>
                            <w:t>14</w:t>
                          </w:r>
                        </w:p>
                        <w:p w14:paraId="2003FB15" w14:textId="77777777" w:rsidR="008A2ADC" w:rsidRDefault="00592FB5">
                          <w:pPr>
                            <w:spacing w:line="480" w:lineRule="atLeast"/>
                            <w:jc w:val="right"/>
                            <w:rPr>
                              <w:b/>
                              <w:sz w:val="16"/>
                            </w:rPr>
                          </w:pPr>
                          <w:r>
                            <w:rPr>
                              <w:b/>
                              <w:sz w:val="16"/>
                            </w:rPr>
                            <w:t>15</w:t>
                          </w:r>
                        </w:p>
                        <w:p w14:paraId="53C4196A" w14:textId="77777777" w:rsidR="008A2ADC" w:rsidRDefault="00592FB5">
                          <w:pPr>
                            <w:spacing w:line="480" w:lineRule="atLeast"/>
                            <w:jc w:val="right"/>
                            <w:rPr>
                              <w:b/>
                              <w:sz w:val="16"/>
                            </w:rPr>
                          </w:pPr>
                          <w:r>
                            <w:rPr>
                              <w:b/>
                              <w:sz w:val="16"/>
                            </w:rPr>
                            <w:t>16</w:t>
                          </w:r>
                        </w:p>
                        <w:p w14:paraId="250FC79C" w14:textId="77777777" w:rsidR="008A2ADC" w:rsidRDefault="00592FB5">
                          <w:pPr>
                            <w:spacing w:line="480" w:lineRule="atLeast"/>
                            <w:jc w:val="right"/>
                            <w:rPr>
                              <w:b/>
                              <w:sz w:val="16"/>
                            </w:rPr>
                          </w:pPr>
                          <w:r>
                            <w:rPr>
                              <w:b/>
                              <w:sz w:val="16"/>
                            </w:rPr>
                            <w:t>17</w:t>
                          </w:r>
                        </w:p>
                        <w:p w14:paraId="696965D0" w14:textId="77777777" w:rsidR="008A2ADC" w:rsidRDefault="00592FB5">
                          <w:pPr>
                            <w:spacing w:line="480" w:lineRule="atLeast"/>
                            <w:jc w:val="right"/>
                            <w:rPr>
                              <w:b/>
                              <w:sz w:val="16"/>
                            </w:rPr>
                          </w:pPr>
                          <w:r>
                            <w:rPr>
                              <w:b/>
                              <w:sz w:val="16"/>
                            </w:rPr>
                            <w:t>18</w:t>
                          </w:r>
                        </w:p>
                        <w:p w14:paraId="0B73DAF8" w14:textId="77777777" w:rsidR="008A2ADC" w:rsidRDefault="00592FB5">
                          <w:pPr>
                            <w:spacing w:line="480" w:lineRule="atLeast"/>
                            <w:jc w:val="right"/>
                            <w:rPr>
                              <w:b/>
                              <w:sz w:val="16"/>
                            </w:rPr>
                          </w:pPr>
                          <w:r>
                            <w:rPr>
                              <w:b/>
                              <w:sz w:val="16"/>
                            </w:rPr>
                            <w:t>19</w:t>
                          </w:r>
                        </w:p>
                        <w:p w14:paraId="76A41FFA" w14:textId="77777777" w:rsidR="008A2ADC" w:rsidRDefault="00592FB5">
                          <w:pPr>
                            <w:spacing w:line="480" w:lineRule="atLeast"/>
                            <w:jc w:val="right"/>
                            <w:rPr>
                              <w:b/>
                              <w:sz w:val="16"/>
                            </w:rPr>
                          </w:pPr>
                          <w:r>
                            <w:rPr>
                              <w:b/>
                              <w:sz w:val="16"/>
                            </w:rPr>
                            <w:t>20</w:t>
                          </w:r>
                        </w:p>
                        <w:p w14:paraId="116BA964" w14:textId="77777777" w:rsidR="008A2ADC" w:rsidRDefault="00592FB5">
                          <w:pPr>
                            <w:spacing w:line="480" w:lineRule="atLeast"/>
                            <w:jc w:val="right"/>
                            <w:rPr>
                              <w:b/>
                              <w:sz w:val="16"/>
                            </w:rPr>
                          </w:pPr>
                          <w:r>
                            <w:rPr>
                              <w:b/>
                              <w:sz w:val="16"/>
                            </w:rPr>
                            <w:t>21</w:t>
                          </w:r>
                        </w:p>
                        <w:p w14:paraId="6A4E26A2" w14:textId="77777777" w:rsidR="008A2ADC" w:rsidRDefault="00592FB5">
                          <w:pPr>
                            <w:spacing w:line="480" w:lineRule="atLeast"/>
                            <w:jc w:val="right"/>
                            <w:rPr>
                              <w:b/>
                              <w:sz w:val="16"/>
                            </w:rPr>
                          </w:pPr>
                          <w:r>
                            <w:rPr>
                              <w:b/>
                              <w:sz w:val="16"/>
                            </w:rPr>
                            <w:t>22</w:t>
                          </w:r>
                        </w:p>
                        <w:p w14:paraId="532D15BA" w14:textId="77777777" w:rsidR="008A2ADC" w:rsidRDefault="00592FB5">
                          <w:pPr>
                            <w:spacing w:line="480" w:lineRule="atLeast"/>
                            <w:jc w:val="right"/>
                            <w:rPr>
                              <w:b/>
                              <w:sz w:val="16"/>
                            </w:rPr>
                          </w:pPr>
                          <w:r>
                            <w:rPr>
                              <w:b/>
                              <w:sz w:val="16"/>
                            </w:rPr>
                            <w:t>23</w:t>
                          </w:r>
                        </w:p>
                        <w:p w14:paraId="03A76A99" w14:textId="77777777" w:rsidR="008A2ADC" w:rsidRDefault="00592FB5">
                          <w:pPr>
                            <w:spacing w:line="480" w:lineRule="atLeast"/>
                            <w:jc w:val="right"/>
                            <w:rPr>
                              <w:b/>
                              <w:sz w:val="16"/>
                            </w:rPr>
                          </w:pPr>
                          <w:r>
                            <w:rPr>
                              <w:b/>
                              <w:sz w:val="16"/>
                            </w:rPr>
                            <w:t>24</w:t>
                          </w:r>
                        </w:p>
                        <w:p w14:paraId="48B123E2" w14:textId="77777777" w:rsidR="008A2ADC" w:rsidRDefault="00592FB5">
                          <w:pPr>
                            <w:spacing w:line="480" w:lineRule="atLeast"/>
                            <w:jc w:val="right"/>
                            <w:rPr>
                              <w:b/>
                              <w:sz w:val="16"/>
                            </w:rPr>
                          </w:pPr>
                          <w:r>
                            <w:rPr>
                              <w:b/>
                              <w:sz w:val="16"/>
                            </w:rPr>
                            <w:t>25</w:t>
                          </w:r>
                        </w:p>
                        <w:p w14:paraId="4EBA66B3" w14:textId="77777777" w:rsidR="008A2ADC" w:rsidRDefault="00592FB5">
                          <w:pPr>
                            <w:spacing w:line="480" w:lineRule="atLeast"/>
                            <w:jc w:val="right"/>
                            <w:rPr>
                              <w:b/>
                              <w:sz w:val="16"/>
                            </w:rPr>
                          </w:pPr>
                          <w:r>
                            <w:rPr>
                              <w:b/>
                              <w:sz w:val="16"/>
                            </w:rPr>
                            <w:t>26</w:t>
                          </w:r>
                        </w:p>
                        <w:p w14:paraId="6002B372" w14:textId="77777777" w:rsidR="008A2ADC" w:rsidRDefault="00592FB5">
                          <w:pPr>
                            <w:spacing w:line="480" w:lineRule="atLeast"/>
                            <w:jc w:val="right"/>
                            <w:rPr>
                              <w:b/>
                              <w:sz w:val="16"/>
                            </w:rPr>
                          </w:pPr>
                          <w:r>
                            <w:rPr>
                              <w:b/>
                              <w:sz w:val="16"/>
                            </w:rPr>
                            <w:t>27</w:t>
                          </w:r>
                        </w:p>
                        <w:p w14:paraId="62AB151F" w14:textId="77777777" w:rsidR="008A2ADC" w:rsidRDefault="00592FB5">
                          <w:pPr>
                            <w:spacing w:line="480" w:lineRule="atLeast"/>
                            <w:jc w:val="right"/>
                            <w:rPr>
                              <w:b/>
                              <w:sz w:val="16"/>
                            </w:rPr>
                          </w:pPr>
                          <w:r>
                            <w:rPr>
                              <w:b/>
                              <w:sz w:val="16"/>
                            </w:rPr>
                            <w:t>28</w:t>
                          </w:r>
                        </w:p>
                        <w:p w14:paraId="58563800" w14:textId="77777777" w:rsidR="008A2ADC" w:rsidRDefault="00592FB5">
                          <w:pPr>
                            <w:spacing w:line="480" w:lineRule="atLeast"/>
                            <w:jc w:val="right"/>
                            <w:rPr>
                              <w:b/>
                              <w:sz w:val="16"/>
                            </w:rPr>
                          </w:pPr>
                          <w:r>
                            <w:rPr>
                              <w:b/>
                              <w:sz w:val="16"/>
                            </w:rPr>
                            <w:t>29</w:t>
                          </w:r>
                        </w:p>
                        <w:p w14:paraId="7EAF4DDC" w14:textId="77777777" w:rsidR="008A2ADC" w:rsidRDefault="00592FB5">
                          <w:pPr>
                            <w:spacing w:line="480" w:lineRule="atLeast"/>
                            <w:jc w:val="right"/>
                            <w:rPr>
                              <w:b/>
                              <w:sz w:val="16"/>
                            </w:rPr>
                          </w:pPr>
                          <w:r>
                            <w:rPr>
                              <w:b/>
                              <w:sz w:val="16"/>
                            </w:rPr>
                            <w:t>30</w:t>
                          </w:r>
                        </w:p>
                      </w:tc>
                    </w:tr>
                    <w:tr w:rsidR="008A2ADC" w14:paraId="07C4243C" w14:textId="77777777">
                      <w:tc>
                        <w:tcPr>
                          <w:tcW w:w="1553" w:type="dxa"/>
                        </w:tcPr>
                        <w:p w14:paraId="22761CCB" w14:textId="77777777" w:rsidR="008A2ADC" w:rsidRDefault="008A2ADC">
                          <w:pPr>
                            <w:spacing w:line="480" w:lineRule="atLeast"/>
                            <w:jc w:val="right"/>
                            <w:rPr>
                              <w:b/>
                              <w:sz w:val="16"/>
                            </w:rPr>
                          </w:pPr>
                        </w:p>
                        <w:p w14:paraId="283B58A3" w14:textId="77777777" w:rsidR="008A2ADC" w:rsidRDefault="008A2ADC">
                          <w:pPr>
                            <w:spacing w:line="480" w:lineRule="atLeast"/>
                            <w:jc w:val="right"/>
                            <w:rPr>
                              <w:b/>
                              <w:sz w:val="16"/>
                            </w:rPr>
                          </w:pPr>
                        </w:p>
                      </w:tc>
                    </w:tr>
                  </w:tbl>
                  <w:p w14:paraId="0AAEBC0F" w14:textId="77777777" w:rsidR="008A2ADC" w:rsidRDefault="008A2ADC"/>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2BDA" w14:textId="4D35F9DE" w:rsidR="008A2ADC" w:rsidRDefault="00BC1BE0">
    <w:pPr>
      <w:pStyle w:val="Encabezado"/>
      <w:contextualSpacing/>
      <w:outlineLvl w:val="0"/>
    </w:pPr>
    <w:r>
      <w:rPr>
        <w:noProof/>
      </w:rPr>
      <mc:AlternateContent>
        <mc:Choice Requires="wps">
          <w:drawing>
            <wp:anchor distT="0" distB="0" distL="114300" distR="114300" simplePos="0" relativeHeight="251658240" behindDoc="1" locked="0" layoutInCell="1" allowOverlap="1" wp14:anchorId="44B61FC4" wp14:editId="061ACCF8">
              <wp:simplePos x="0" y="0"/>
              <wp:positionH relativeFrom="page">
                <wp:posOffset>1571625</wp:posOffset>
              </wp:positionH>
              <wp:positionV relativeFrom="page">
                <wp:posOffset>1551940</wp:posOffset>
              </wp:positionV>
              <wp:extent cx="5800725" cy="9144000"/>
              <wp:effectExtent l="0" t="0" r="0" b="0"/>
              <wp:wrapNone/>
              <wp:docPr id="167810034"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9144000"/>
                      </a:xfrm>
                      <a:prstGeom prst="rect">
                        <a:avLst/>
                      </a:prstGeom>
                      <a:noFill/>
                      <a:ln>
                        <a:noFill/>
                      </a:ln>
                    </wps:spPr>
                    <wps:txbx>
                      <w:txbxContent>
                        <w:tbl>
                          <w:tblPr>
                            <w:tblW w:w="0" w:type="auto"/>
                            <w:tblInd w:w="-1269" w:type="dxa"/>
                            <w:tblBorders>
                              <w:right w:val="single" w:sz="6" w:space="0" w:color="auto"/>
                            </w:tblBorders>
                            <w:tblLayout w:type="fixed"/>
                            <w:tblCellMar>
                              <w:left w:w="0" w:type="dxa"/>
                              <w:right w:w="0" w:type="dxa"/>
                            </w:tblCellMar>
                            <w:tblLook w:val="0000" w:firstRow="0" w:lastRow="0" w:firstColumn="0" w:lastColumn="0" w:noHBand="0" w:noVBand="0"/>
                          </w:tblPr>
                          <w:tblGrid>
                            <w:gridCol w:w="1553"/>
                          </w:tblGrid>
                          <w:tr w:rsidR="008A2ADC" w14:paraId="468D1B35" w14:textId="77777777">
                            <w:tc>
                              <w:tcPr>
                                <w:tcW w:w="1553" w:type="dxa"/>
                              </w:tcPr>
                              <w:p w14:paraId="52173E48" w14:textId="77777777" w:rsidR="008A2ADC" w:rsidRDefault="00592FB5">
                                <w:pPr>
                                  <w:jc w:val="right"/>
                                  <w:rPr>
                                    <w:b/>
                                    <w:sz w:val="16"/>
                                  </w:rPr>
                                </w:pPr>
                                <w:r>
                                  <w:rPr>
                                    <w:b/>
                                    <w:sz w:val="16"/>
                                  </w:rPr>
                                  <w:t>1</w:t>
                                </w:r>
                              </w:p>
                              <w:p w14:paraId="60BD3D2D" w14:textId="77777777" w:rsidR="008A2ADC" w:rsidRDefault="00592FB5">
                                <w:pPr>
                                  <w:jc w:val="right"/>
                                  <w:rPr>
                                    <w:b/>
                                    <w:sz w:val="16"/>
                                  </w:rPr>
                                </w:pPr>
                                <w:r>
                                  <w:rPr>
                                    <w:b/>
                                    <w:sz w:val="16"/>
                                  </w:rPr>
                                  <w:t>2</w:t>
                                </w:r>
                              </w:p>
                              <w:p w14:paraId="56E0CC33" w14:textId="77777777" w:rsidR="008A2ADC" w:rsidRDefault="00592FB5">
                                <w:pPr>
                                  <w:jc w:val="right"/>
                                  <w:rPr>
                                    <w:b/>
                                    <w:sz w:val="16"/>
                                  </w:rPr>
                                </w:pPr>
                                <w:r>
                                  <w:rPr>
                                    <w:b/>
                                    <w:sz w:val="16"/>
                                  </w:rPr>
                                  <w:t>3</w:t>
                                </w:r>
                              </w:p>
                              <w:p w14:paraId="0906AD1A" w14:textId="77777777" w:rsidR="008A2ADC" w:rsidRDefault="00592FB5">
                                <w:pPr>
                                  <w:jc w:val="right"/>
                                  <w:rPr>
                                    <w:b/>
                                    <w:sz w:val="16"/>
                                  </w:rPr>
                                </w:pPr>
                                <w:r>
                                  <w:rPr>
                                    <w:b/>
                                    <w:sz w:val="16"/>
                                  </w:rPr>
                                  <w:t>4</w:t>
                                </w:r>
                              </w:p>
                              <w:p w14:paraId="602B797D" w14:textId="77777777" w:rsidR="008A2ADC" w:rsidRDefault="00592FB5">
                                <w:pPr>
                                  <w:jc w:val="right"/>
                                  <w:rPr>
                                    <w:b/>
                                    <w:sz w:val="16"/>
                                  </w:rPr>
                                </w:pPr>
                                <w:r>
                                  <w:rPr>
                                    <w:b/>
                                    <w:sz w:val="16"/>
                                  </w:rPr>
                                  <w:t>5</w:t>
                                </w:r>
                              </w:p>
                              <w:p w14:paraId="7EE08F57" w14:textId="77777777" w:rsidR="008A2ADC" w:rsidRDefault="00592FB5">
                                <w:pPr>
                                  <w:jc w:val="right"/>
                                  <w:rPr>
                                    <w:b/>
                                    <w:sz w:val="16"/>
                                  </w:rPr>
                                </w:pPr>
                                <w:r>
                                  <w:rPr>
                                    <w:b/>
                                    <w:sz w:val="16"/>
                                  </w:rPr>
                                  <w:t>6</w:t>
                                </w:r>
                              </w:p>
                              <w:p w14:paraId="07E80222" w14:textId="77777777" w:rsidR="008A2ADC" w:rsidRDefault="00592FB5">
                                <w:pPr>
                                  <w:jc w:val="right"/>
                                  <w:rPr>
                                    <w:b/>
                                    <w:sz w:val="16"/>
                                  </w:rPr>
                                </w:pPr>
                                <w:r>
                                  <w:rPr>
                                    <w:b/>
                                    <w:sz w:val="16"/>
                                  </w:rPr>
                                  <w:t>7</w:t>
                                </w:r>
                              </w:p>
                              <w:p w14:paraId="6AA679D6" w14:textId="77777777" w:rsidR="008A2ADC" w:rsidRDefault="00592FB5">
                                <w:pPr>
                                  <w:jc w:val="right"/>
                                  <w:rPr>
                                    <w:b/>
                                    <w:sz w:val="16"/>
                                  </w:rPr>
                                </w:pPr>
                                <w:r>
                                  <w:rPr>
                                    <w:b/>
                                    <w:sz w:val="16"/>
                                  </w:rPr>
                                  <w:t>8</w:t>
                                </w:r>
                              </w:p>
                              <w:p w14:paraId="0F9CFC62" w14:textId="77777777" w:rsidR="008A2ADC" w:rsidRDefault="00592FB5">
                                <w:pPr>
                                  <w:jc w:val="right"/>
                                  <w:rPr>
                                    <w:b/>
                                    <w:sz w:val="16"/>
                                  </w:rPr>
                                </w:pPr>
                                <w:r>
                                  <w:rPr>
                                    <w:b/>
                                    <w:sz w:val="16"/>
                                  </w:rPr>
                                  <w:t>9</w:t>
                                </w:r>
                              </w:p>
                              <w:p w14:paraId="148AF5D3" w14:textId="77777777" w:rsidR="008A2ADC" w:rsidRDefault="00592FB5">
                                <w:pPr>
                                  <w:jc w:val="right"/>
                                  <w:rPr>
                                    <w:b/>
                                    <w:sz w:val="16"/>
                                  </w:rPr>
                                </w:pPr>
                                <w:r>
                                  <w:rPr>
                                    <w:b/>
                                    <w:sz w:val="16"/>
                                  </w:rPr>
                                  <w:t>10</w:t>
                                </w:r>
                              </w:p>
                              <w:p w14:paraId="3205584D" w14:textId="77777777" w:rsidR="008A2ADC" w:rsidRDefault="00592FB5">
                                <w:pPr>
                                  <w:jc w:val="right"/>
                                  <w:rPr>
                                    <w:b/>
                                    <w:sz w:val="16"/>
                                  </w:rPr>
                                </w:pPr>
                                <w:r>
                                  <w:rPr>
                                    <w:b/>
                                    <w:sz w:val="16"/>
                                  </w:rPr>
                                  <w:t>11</w:t>
                                </w:r>
                              </w:p>
                              <w:p w14:paraId="121941BD" w14:textId="77777777" w:rsidR="008A2ADC" w:rsidRDefault="00592FB5">
                                <w:pPr>
                                  <w:jc w:val="right"/>
                                  <w:rPr>
                                    <w:b/>
                                    <w:sz w:val="16"/>
                                  </w:rPr>
                                </w:pPr>
                                <w:r>
                                  <w:rPr>
                                    <w:b/>
                                    <w:sz w:val="16"/>
                                  </w:rPr>
                                  <w:t>12</w:t>
                                </w:r>
                              </w:p>
                              <w:p w14:paraId="6DFBB93D" w14:textId="77777777" w:rsidR="008A2ADC" w:rsidRDefault="00592FB5">
                                <w:pPr>
                                  <w:jc w:val="right"/>
                                  <w:rPr>
                                    <w:b/>
                                    <w:sz w:val="16"/>
                                  </w:rPr>
                                </w:pPr>
                                <w:r>
                                  <w:rPr>
                                    <w:b/>
                                    <w:sz w:val="16"/>
                                  </w:rPr>
                                  <w:t>13</w:t>
                                </w:r>
                              </w:p>
                              <w:p w14:paraId="6CFE413C" w14:textId="77777777" w:rsidR="008A2ADC" w:rsidRDefault="00592FB5">
                                <w:pPr>
                                  <w:jc w:val="right"/>
                                  <w:rPr>
                                    <w:b/>
                                    <w:sz w:val="16"/>
                                  </w:rPr>
                                </w:pPr>
                                <w:r>
                                  <w:rPr>
                                    <w:b/>
                                    <w:sz w:val="16"/>
                                  </w:rPr>
                                  <w:t>14</w:t>
                                </w:r>
                              </w:p>
                              <w:p w14:paraId="7119802C" w14:textId="77777777" w:rsidR="008A2ADC" w:rsidRDefault="00592FB5">
                                <w:pPr>
                                  <w:jc w:val="right"/>
                                  <w:rPr>
                                    <w:b/>
                                    <w:sz w:val="16"/>
                                  </w:rPr>
                                </w:pPr>
                                <w:r>
                                  <w:rPr>
                                    <w:b/>
                                    <w:sz w:val="16"/>
                                  </w:rPr>
                                  <w:t>15</w:t>
                                </w:r>
                              </w:p>
                              <w:p w14:paraId="7A570F0B" w14:textId="77777777" w:rsidR="008A2ADC" w:rsidRDefault="00592FB5">
                                <w:pPr>
                                  <w:jc w:val="right"/>
                                  <w:rPr>
                                    <w:b/>
                                    <w:sz w:val="16"/>
                                  </w:rPr>
                                </w:pPr>
                                <w:r>
                                  <w:rPr>
                                    <w:b/>
                                    <w:sz w:val="16"/>
                                  </w:rPr>
                                  <w:t>16</w:t>
                                </w:r>
                              </w:p>
                              <w:p w14:paraId="78E90AF5" w14:textId="77777777" w:rsidR="008A2ADC" w:rsidRDefault="00592FB5">
                                <w:pPr>
                                  <w:jc w:val="right"/>
                                  <w:rPr>
                                    <w:b/>
                                    <w:sz w:val="16"/>
                                  </w:rPr>
                                </w:pPr>
                                <w:r>
                                  <w:rPr>
                                    <w:b/>
                                    <w:sz w:val="16"/>
                                  </w:rPr>
                                  <w:t>17</w:t>
                                </w:r>
                              </w:p>
                              <w:p w14:paraId="1F5663D9" w14:textId="77777777" w:rsidR="008A2ADC" w:rsidRDefault="00592FB5">
                                <w:pPr>
                                  <w:jc w:val="right"/>
                                  <w:rPr>
                                    <w:b/>
                                    <w:sz w:val="16"/>
                                  </w:rPr>
                                </w:pPr>
                                <w:r>
                                  <w:rPr>
                                    <w:b/>
                                    <w:sz w:val="16"/>
                                  </w:rPr>
                                  <w:t>18</w:t>
                                </w:r>
                              </w:p>
                              <w:p w14:paraId="504145A3" w14:textId="77777777" w:rsidR="008A2ADC" w:rsidRDefault="00592FB5">
                                <w:pPr>
                                  <w:jc w:val="right"/>
                                  <w:rPr>
                                    <w:b/>
                                    <w:sz w:val="16"/>
                                  </w:rPr>
                                </w:pPr>
                                <w:r>
                                  <w:rPr>
                                    <w:b/>
                                    <w:sz w:val="16"/>
                                  </w:rPr>
                                  <w:t>19</w:t>
                                </w:r>
                              </w:p>
                              <w:p w14:paraId="731954D4" w14:textId="77777777" w:rsidR="008A2ADC" w:rsidRDefault="00592FB5">
                                <w:pPr>
                                  <w:jc w:val="right"/>
                                  <w:rPr>
                                    <w:b/>
                                    <w:sz w:val="16"/>
                                  </w:rPr>
                                </w:pPr>
                                <w:r>
                                  <w:rPr>
                                    <w:b/>
                                    <w:sz w:val="16"/>
                                  </w:rPr>
                                  <w:t>20</w:t>
                                </w:r>
                              </w:p>
                              <w:p w14:paraId="2DD84852" w14:textId="77777777" w:rsidR="008A2ADC" w:rsidRDefault="00592FB5">
                                <w:pPr>
                                  <w:jc w:val="right"/>
                                  <w:rPr>
                                    <w:b/>
                                    <w:sz w:val="16"/>
                                  </w:rPr>
                                </w:pPr>
                                <w:r>
                                  <w:rPr>
                                    <w:b/>
                                    <w:sz w:val="16"/>
                                  </w:rPr>
                                  <w:t>21</w:t>
                                </w:r>
                              </w:p>
                              <w:p w14:paraId="5D5B3CA4" w14:textId="77777777" w:rsidR="008A2ADC" w:rsidRDefault="00592FB5">
                                <w:pPr>
                                  <w:jc w:val="right"/>
                                  <w:rPr>
                                    <w:b/>
                                    <w:sz w:val="16"/>
                                  </w:rPr>
                                </w:pPr>
                                <w:r>
                                  <w:rPr>
                                    <w:b/>
                                    <w:sz w:val="16"/>
                                  </w:rPr>
                                  <w:t>22</w:t>
                                </w:r>
                              </w:p>
                              <w:p w14:paraId="10324B07" w14:textId="77777777" w:rsidR="008A2ADC" w:rsidRDefault="00592FB5">
                                <w:pPr>
                                  <w:jc w:val="right"/>
                                  <w:rPr>
                                    <w:b/>
                                    <w:sz w:val="16"/>
                                  </w:rPr>
                                </w:pPr>
                                <w:r>
                                  <w:rPr>
                                    <w:b/>
                                    <w:sz w:val="16"/>
                                  </w:rPr>
                                  <w:t>23</w:t>
                                </w:r>
                              </w:p>
                              <w:p w14:paraId="74751126" w14:textId="77777777" w:rsidR="008A2ADC" w:rsidRDefault="00592FB5">
                                <w:pPr>
                                  <w:jc w:val="right"/>
                                  <w:rPr>
                                    <w:b/>
                                    <w:sz w:val="16"/>
                                  </w:rPr>
                                </w:pPr>
                                <w:r>
                                  <w:rPr>
                                    <w:b/>
                                    <w:sz w:val="16"/>
                                  </w:rPr>
                                  <w:t>24</w:t>
                                </w:r>
                              </w:p>
                              <w:p w14:paraId="4A1FD531" w14:textId="77777777" w:rsidR="008A2ADC" w:rsidRDefault="00592FB5">
                                <w:pPr>
                                  <w:jc w:val="right"/>
                                  <w:rPr>
                                    <w:b/>
                                    <w:sz w:val="16"/>
                                  </w:rPr>
                                </w:pPr>
                                <w:r>
                                  <w:rPr>
                                    <w:b/>
                                    <w:sz w:val="16"/>
                                  </w:rPr>
                                  <w:t>25</w:t>
                                </w:r>
                              </w:p>
                              <w:p w14:paraId="42429257" w14:textId="77777777" w:rsidR="008A2ADC" w:rsidRDefault="00592FB5">
                                <w:pPr>
                                  <w:jc w:val="right"/>
                                  <w:rPr>
                                    <w:b/>
                                    <w:sz w:val="16"/>
                                  </w:rPr>
                                </w:pPr>
                                <w:r>
                                  <w:rPr>
                                    <w:b/>
                                    <w:sz w:val="16"/>
                                  </w:rPr>
                                  <w:t>26</w:t>
                                </w:r>
                              </w:p>
                              <w:p w14:paraId="0EF4EFC5" w14:textId="77777777" w:rsidR="008A2ADC" w:rsidRDefault="00592FB5">
                                <w:pPr>
                                  <w:jc w:val="right"/>
                                  <w:rPr>
                                    <w:b/>
                                    <w:sz w:val="16"/>
                                  </w:rPr>
                                </w:pPr>
                                <w:r>
                                  <w:rPr>
                                    <w:b/>
                                    <w:sz w:val="16"/>
                                  </w:rPr>
                                  <w:t>27</w:t>
                                </w:r>
                              </w:p>
                              <w:p w14:paraId="659F1C13" w14:textId="77777777" w:rsidR="008A2ADC" w:rsidRDefault="00592FB5">
                                <w:pPr>
                                  <w:jc w:val="right"/>
                                  <w:rPr>
                                    <w:b/>
                                    <w:sz w:val="16"/>
                                  </w:rPr>
                                </w:pPr>
                                <w:r>
                                  <w:rPr>
                                    <w:b/>
                                    <w:sz w:val="16"/>
                                  </w:rPr>
                                  <w:t>28</w:t>
                                </w:r>
                              </w:p>
                              <w:p w14:paraId="2404F7FF" w14:textId="77777777" w:rsidR="008A2ADC" w:rsidRDefault="00592FB5">
                                <w:pPr>
                                  <w:jc w:val="right"/>
                                  <w:rPr>
                                    <w:b/>
                                    <w:sz w:val="16"/>
                                  </w:rPr>
                                </w:pPr>
                                <w:r>
                                  <w:rPr>
                                    <w:b/>
                                    <w:sz w:val="16"/>
                                  </w:rPr>
                                  <w:t>29</w:t>
                                </w:r>
                              </w:p>
                              <w:p w14:paraId="6DAAA51C" w14:textId="77777777" w:rsidR="008A2ADC" w:rsidRDefault="00592FB5">
                                <w:pPr>
                                  <w:jc w:val="right"/>
                                  <w:rPr>
                                    <w:sz w:val="16"/>
                                  </w:rPr>
                                </w:pPr>
                                <w:r>
                                  <w:rPr>
                                    <w:b/>
                                    <w:sz w:val="16"/>
                                  </w:rPr>
                                  <w:t>30</w:t>
                                </w:r>
                              </w:p>
                            </w:tc>
                          </w:tr>
                        </w:tbl>
                        <w:p w14:paraId="2E5999CB" w14:textId="77777777" w:rsidR="008A2ADC" w:rsidRDefault="008A2AD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61FC4" id="Rectángulo 7" o:spid="_x0000_s1027" style="position:absolute;margin-left:123.75pt;margin-top:122.2pt;width:456.75pt;height:10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" filled="f" stroked="f">
              <v:textbox inset="0,0,0,0">
                <w:txbxContent>
                  <w:tbl>
                    <w:tblPr>
                      <w:tblW w:w="0" w:type="auto"/>
                      <w:tblInd w:w="-1269" w:type="dxa"/>
                      <w:tblBorders>
                        <w:right w:val="single" w:sz="6" w:space="0" w:color="auto"/>
                      </w:tblBorders>
                      <w:tblLayout w:type="fixed"/>
                      <w:tblCellMar>
                        <w:left w:w="0" w:type="dxa"/>
                        <w:right w:w="0" w:type="dxa"/>
                      </w:tblCellMar>
                      <w:tblLook w:val="0000" w:firstRow="0" w:lastRow="0" w:firstColumn="0" w:lastColumn="0" w:noHBand="0" w:noVBand="0"/>
                    </w:tblPr>
                    <w:tblGrid>
                      <w:gridCol w:w="1553"/>
                    </w:tblGrid>
                    <w:tr w:rsidR="008A2ADC" w14:paraId="468D1B35" w14:textId="77777777">
                      <w:tc>
                        <w:tcPr>
                          <w:tcW w:w="1553" w:type="dxa"/>
                        </w:tcPr>
                        <w:p w14:paraId="52173E48" w14:textId="77777777" w:rsidR="008A2ADC" w:rsidRDefault="00592FB5">
                          <w:pPr>
                            <w:jc w:val="right"/>
                            <w:rPr>
                              <w:b/>
                              <w:sz w:val="16"/>
                            </w:rPr>
                          </w:pPr>
                          <w:r>
                            <w:rPr>
                              <w:b/>
                              <w:sz w:val="16"/>
                            </w:rPr>
                            <w:t>1</w:t>
                          </w:r>
                        </w:p>
                        <w:p w14:paraId="60BD3D2D" w14:textId="77777777" w:rsidR="008A2ADC" w:rsidRDefault="00592FB5">
                          <w:pPr>
                            <w:jc w:val="right"/>
                            <w:rPr>
                              <w:b/>
                              <w:sz w:val="16"/>
                            </w:rPr>
                          </w:pPr>
                          <w:r>
                            <w:rPr>
                              <w:b/>
                              <w:sz w:val="16"/>
                            </w:rPr>
                            <w:t>2</w:t>
                          </w:r>
                        </w:p>
                        <w:p w14:paraId="56E0CC33" w14:textId="77777777" w:rsidR="008A2ADC" w:rsidRDefault="00592FB5">
                          <w:pPr>
                            <w:jc w:val="right"/>
                            <w:rPr>
                              <w:b/>
                              <w:sz w:val="16"/>
                            </w:rPr>
                          </w:pPr>
                          <w:r>
                            <w:rPr>
                              <w:b/>
                              <w:sz w:val="16"/>
                            </w:rPr>
                            <w:t>3</w:t>
                          </w:r>
                        </w:p>
                        <w:p w14:paraId="0906AD1A" w14:textId="77777777" w:rsidR="008A2ADC" w:rsidRDefault="00592FB5">
                          <w:pPr>
                            <w:jc w:val="right"/>
                            <w:rPr>
                              <w:b/>
                              <w:sz w:val="16"/>
                            </w:rPr>
                          </w:pPr>
                          <w:r>
                            <w:rPr>
                              <w:b/>
                              <w:sz w:val="16"/>
                            </w:rPr>
                            <w:t>4</w:t>
                          </w:r>
                        </w:p>
                        <w:p w14:paraId="602B797D" w14:textId="77777777" w:rsidR="008A2ADC" w:rsidRDefault="00592FB5">
                          <w:pPr>
                            <w:jc w:val="right"/>
                            <w:rPr>
                              <w:b/>
                              <w:sz w:val="16"/>
                            </w:rPr>
                          </w:pPr>
                          <w:r>
                            <w:rPr>
                              <w:b/>
                              <w:sz w:val="16"/>
                            </w:rPr>
                            <w:t>5</w:t>
                          </w:r>
                        </w:p>
                        <w:p w14:paraId="7EE08F57" w14:textId="77777777" w:rsidR="008A2ADC" w:rsidRDefault="00592FB5">
                          <w:pPr>
                            <w:jc w:val="right"/>
                            <w:rPr>
                              <w:b/>
                              <w:sz w:val="16"/>
                            </w:rPr>
                          </w:pPr>
                          <w:r>
                            <w:rPr>
                              <w:b/>
                              <w:sz w:val="16"/>
                            </w:rPr>
                            <w:t>6</w:t>
                          </w:r>
                        </w:p>
                        <w:p w14:paraId="07E80222" w14:textId="77777777" w:rsidR="008A2ADC" w:rsidRDefault="00592FB5">
                          <w:pPr>
                            <w:jc w:val="right"/>
                            <w:rPr>
                              <w:b/>
                              <w:sz w:val="16"/>
                            </w:rPr>
                          </w:pPr>
                          <w:r>
                            <w:rPr>
                              <w:b/>
                              <w:sz w:val="16"/>
                            </w:rPr>
                            <w:t>7</w:t>
                          </w:r>
                        </w:p>
                        <w:p w14:paraId="6AA679D6" w14:textId="77777777" w:rsidR="008A2ADC" w:rsidRDefault="00592FB5">
                          <w:pPr>
                            <w:jc w:val="right"/>
                            <w:rPr>
                              <w:b/>
                              <w:sz w:val="16"/>
                            </w:rPr>
                          </w:pPr>
                          <w:r>
                            <w:rPr>
                              <w:b/>
                              <w:sz w:val="16"/>
                            </w:rPr>
                            <w:t>8</w:t>
                          </w:r>
                        </w:p>
                        <w:p w14:paraId="0F9CFC62" w14:textId="77777777" w:rsidR="008A2ADC" w:rsidRDefault="00592FB5">
                          <w:pPr>
                            <w:jc w:val="right"/>
                            <w:rPr>
                              <w:b/>
                              <w:sz w:val="16"/>
                            </w:rPr>
                          </w:pPr>
                          <w:r>
                            <w:rPr>
                              <w:b/>
                              <w:sz w:val="16"/>
                            </w:rPr>
                            <w:t>9</w:t>
                          </w:r>
                        </w:p>
                        <w:p w14:paraId="148AF5D3" w14:textId="77777777" w:rsidR="008A2ADC" w:rsidRDefault="00592FB5">
                          <w:pPr>
                            <w:jc w:val="right"/>
                            <w:rPr>
                              <w:b/>
                              <w:sz w:val="16"/>
                            </w:rPr>
                          </w:pPr>
                          <w:r>
                            <w:rPr>
                              <w:b/>
                              <w:sz w:val="16"/>
                            </w:rPr>
                            <w:t>10</w:t>
                          </w:r>
                        </w:p>
                        <w:p w14:paraId="3205584D" w14:textId="77777777" w:rsidR="008A2ADC" w:rsidRDefault="00592FB5">
                          <w:pPr>
                            <w:jc w:val="right"/>
                            <w:rPr>
                              <w:b/>
                              <w:sz w:val="16"/>
                            </w:rPr>
                          </w:pPr>
                          <w:r>
                            <w:rPr>
                              <w:b/>
                              <w:sz w:val="16"/>
                            </w:rPr>
                            <w:t>11</w:t>
                          </w:r>
                        </w:p>
                        <w:p w14:paraId="121941BD" w14:textId="77777777" w:rsidR="008A2ADC" w:rsidRDefault="00592FB5">
                          <w:pPr>
                            <w:jc w:val="right"/>
                            <w:rPr>
                              <w:b/>
                              <w:sz w:val="16"/>
                            </w:rPr>
                          </w:pPr>
                          <w:r>
                            <w:rPr>
                              <w:b/>
                              <w:sz w:val="16"/>
                            </w:rPr>
                            <w:t>12</w:t>
                          </w:r>
                        </w:p>
                        <w:p w14:paraId="6DFBB93D" w14:textId="77777777" w:rsidR="008A2ADC" w:rsidRDefault="00592FB5">
                          <w:pPr>
                            <w:jc w:val="right"/>
                            <w:rPr>
                              <w:b/>
                              <w:sz w:val="16"/>
                            </w:rPr>
                          </w:pPr>
                          <w:r>
                            <w:rPr>
                              <w:b/>
                              <w:sz w:val="16"/>
                            </w:rPr>
                            <w:t>13</w:t>
                          </w:r>
                        </w:p>
                        <w:p w14:paraId="6CFE413C" w14:textId="77777777" w:rsidR="008A2ADC" w:rsidRDefault="00592FB5">
                          <w:pPr>
                            <w:jc w:val="right"/>
                            <w:rPr>
                              <w:b/>
                              <w:sz w:val="16"/>
                            </w:rPr>
                          </w:pPr>
                          <w:r>
                            <w:rPr>
                              <w:b/>
                              <w:sz w:val="16"/>
                            </w:rPr>
                            <w:t>14</w:t>
                          </w:r>
                        </w:p>
                        <w:p w14:paraId="7119802C" w14:textId="77777777" w:rsidR="008A2ADC" w:rsidRDefault="00592FB5">
                          <w:pPr>
                            <w:jc w:val="right"/>
                            <w:rPr>
                              <w:b/>
                              <w:sz w:val="16"/>
                            </w:rPr>
                          </w:pPr>
                          <w:r>
                            <w:rPr>
                              <w:b/>
                              <w:sz w:val="16"/>
                            </w:rPr>
                            <w:t>15</w:t>
                          </w:r>
                        </w:p>
                        <w:p w14:paraId="7A570F0B" w14:textId="77777777" w:rsidR="008A2ADC" w:rsidRDefault="00592FB5">
                          <w:pPr>
                            <w:jc w:val="right"/>
                            <w:rPr>
                              <w:b/>
                              <w:sz w:val="16"/>
                            </w:rPr>
                          </w:pPr>
                          <w:r>
                            <w:rPr>
                              <w:b/>
                              <w:sz w:val="16"/>
                            </w:rPr>
                            <w:t>16</w:t>
                          </w:r>
                        </w:p>
                        <w:p w14:paraId="78E90AF5" w14:textId="77777777" w:rsidR="008A2ADC" w:rsidRDefault="00592FB5">
                          <w:pPr>
                            <w:jc w:val="right"/>
                            <w:rPr>
                              <w:b/>
                              <w:sz w:val="16"/>
                            </w:rPr>
                          </w:pPr>
                          <w:r>
                            <w:rPr>
                              <w:b/>
                              <w:sz w:val="16"/>
                            </w:rPr>
                            <w:t>17</w:t>
                          </w:r>
                        </w:p>
                        <w:p w14:paraId="1F5663D9" w14:textId="77777777" w:rsidR="008A2ADC" w:rsidRDefault="00592FB5">
                          <w:pPr>
                            <w:jc w:val="right"/>
                            <w:rPr>
                              <w:b/>
                              <w:sz w:val="16"/>
                            </w:rPr>
                          </w:pPr>
                          <w:r>
                            <w:rPr>
                              <w:b/>
                              <w:sz w:val="16"/>
                            </w:rPr>
                            <w:t>18</w:t>
                          </w:r>
                        </w:p>
                        <w:p w14:paraId="504145A3" w14:textId="77777777" w:rsidR="008A2ADC" w:rsidRDefault="00592FB5">
                          <w:pPr>
                            <w:jc w:val="right"/>
                            <w:rPr>
                              <w:b/>
                              <w:sz w:val="16"/>
                            </w:rPr>
                          </w:pPr>
                          <w:r>
                            <w:rPr>
                              <w:b/>
                              <w:sz w:val="16"/>
                            </w:rPr>
                            <w:t>19</w:t>
                          </w:r>
                        </w:p>
                        <w:p w14:paraId="731954D4" w14:textId="77777777" w:rsidR="008A2ADC" w:rsidRDefault="00592FB5">
                          <w:pPr>
                            <w:jc w:val="right"/>
                            <w:rPr>
                              <w:b/>
                              <w:sz w:val="16"/>
                            </w:rPr>
                          </w:pPr>
                          <w:r>
                            <w:rPr>
                              <w:b/>
                              <w:sz w:val="16"/>
                            </w:rPr>
                            <w:t>20</w:t>
                          </w:r>
                        </w:p>
                        <w:p w14:paraId="2DD84852" w14:textId="77777777" w:rsidR="008A2ADC" w:rsidRDefault="00592FB5">
                          <w:pPr>
                            <w:jc w:val="right"/>
                            <w:rPr>
                              <w:b/>
                              <w:sz w:val="16"/>
                            </w:rPr>
                          </w:pPr>
                          <w:r>
                            <w:rPr>
                              <w:b/>
                              <w:sz w:val="16"/>
                            </w:rPr>
                            <w:t>21</w:t>
                          </w:r>
                        </w:p>
                        <w:p w14:paraId="5D5B3CA4" w14:textId="77777777" w:rsidR="008A2ADC" w:rsidRDefault="00592FB5">
                          <w:pPr>
                            <w:jc w:val="right"/>
                            <w:rPr>
                              <w:b/>
                              <w:sz w:val="16"/>
                            </w:rPr>
                          </w:pPr>
                          <w:r>
                            <w:rPr>
                              <w:b/>
                              <w:sz w:val="16"/>
                            </w:rPr>
                            <w:t>22</w:t>
                          </w:r>
                        </w:p>
                        <w:p w14:paraId="10324B07" w14:textId="77777777" w:rsidR="008A2ADC" w:rsidRDefault="00592FB5">
                          <w:pPr>
                            <w:jc w:val="right"/>
                            <w:rPr>
                              <w:b/>
                              <w:sz w:val="16"/>
                            </w:rPr>
                          </w:pPr>
                          <w:r>
                            <w:rPr>
                              <w:b/>
                              <w:sz w:val="16"/>
                            </w:rPr>
                            <w:t>23</w:t>
                          </w:r>
                        </w:p>
                        <w:p w14:paraId="74751126" w14:textId="77777777" w:rsidR="008A2ADC" w:rsidRDefault="00592FB5">
                          <w:pPr>
                            <w:jc w:val="right"/>
                            <w:rPr>
                              <w:b/>
                              <w:sz w:val="16"/>
                            </w:rPr>
                          </w:pPr>
                          <w:r>
                            <w:rPr>
                              <w:b/>
                              <w:sz w:val="16"/>
                            </w:rPr>
                            <w:t>24</w:t>
                          </w:r>
                        </w:p>
                        <w:p w14:paraId="4A1FD531" w14:textId="77777777" w:rsidR="008A2ADC" w:rsidRDefault="00592FB5">
                          <w:pPr>
                            <w:jc w:val="right"/>
                            <w:rPr>
                              <w:b/>
                              <w:sz w:val="16"/>
                            </w:rPr>
                          </w:pPr>
                          <w:r>
                            <w:rPr>
                              <w:b/>
                              <w:sz w:val="16"/>
                            </w:rPr>
                            <w:t>25</w:t>
                          </w:r>
                        </w:p>
                        <w:p w14:paraId="42429257" w14:textId="77777777" w:rsidR="008A2ADC" w:rsidRDefault="00592FB5">
                          <w:pPr>
                            <w:jc w:val="right"/>
                            <w:rPr>
                              <w:b/>
                              <w:sz w:val="16"/>
                            </w:rPr>
                          </w:pPr>
                          <w:r>
                            <w:rPr>
                              <w:b/>
                              <w:sz w:val="16"/>
                            </w:rPr>
                            <w:t>26</w:t>
                          </w:r>
                        </w:p>
                        <w:p w14:paraId="0EF4EFC5" w14:textId="77777777" w:rsidR="008A2ADC" w:rsidRDefault="00592FB5">
                          <w:pPr>
                            <w:jc w:val="right"/>
                            <w:rPr>
                              <w:b/>
                              <w:sz w:val="16"/>
                            </w:rPr>
                          </w:pPr>
                          <w:r>
                            <w:rPr>
                              <w:b/>
                              <w:sz w:val="16"/>
                            </w:rPr>
                            <w:t>27</w:t>
                          </w:r>
                        </w:p>
                        <w:p w14:paraId="659F1C13" w14:textId="77777777" w:rsidR="008A2ADC" w:rsidRDefault="00592FB5">
                          <w:pPr>
                            <w:jc w:val="right"/>
                            <w:rPr>
                              <w:b/>
                              <w:sz w:val="16"/>
                            </w:rPr>
                          </w:pPr>
                          <w:r>
                            <w:rPr>
                              <w:b/>
                              <w:sz w:val="16"/>
                            </w:rPr>
                            <w:t>28</w:t>
                          </w:r>
                        </w:p>
                        <w:p w14:paraId="2404F7FF" w14:textId="77777777" w:rsidR="008A2ADC" w:rsidRDefault="00592FB5">
                          <w:pPr>
                            <w:jc w:val="right"/>
                            <w:rPr>
                              <w:b/>
                              <w:sz w:val="16"/>
                            </w:rPr>
                          </w:pPr>
                          <w:r>
                            <w:rPr>
                              <w:b/>
                              <w:sz w:val="16"/>
                            </w:rPr>
                            <w:t>29</w:t>
                          </w:r>
                        </w:p>
                        <w:p w14:paraId="6DAAA51C" w14:textId="77777777" w:rsidR="008A2ADC" w:rsidRDefault="00592FB5">
                          <w:pPr>
                            <w:jc w:val="right"/>
                            <w:rPr>
                              <w:sz w:val="16"/>
                            </w:rPr>
                          </w:pPr>
                          <w:r>
                            <w:rPr>
                              <w:b/>
                              <w:sz w:val="16"/>
                            </w:rPr>
                            <w:t>30</w:t>
                          </w:r>
                        </w:p>
                      </w:tc>
                    </w:tr>
                  </w:tbl>
                  <w:p w14:paraId="2E5999CB" w14:textId="77777777" w:rsidR="008A2ADC" w:rsidRDefault="008A2ADC"/>
                </w:txbxContent>
              </v:textbox>
              <w10:wrap anchorx="page" anchory="page"/>
            </v:rect>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sna Estrada">
    <w15:presenceInfo w15:providerId="AD" w15:userId="S::yestrada@boetsch.cl::0748ebcd-a063-410c-932d-b0e01f8213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trackRevisions/>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DC"/>
    <w:rsid w:val="0000550D"/>
    <w:rsid w:val="000057CF"/>
    <w:rsid w:val="00007C93"/>
    <w:rsid w:val="00010BCE"/>
    <w:rsid w:val="00011868"/>
    <w:rsid w:val="00014FAA"/>
    <w:rsid w:val="000150E8"/>
    <w:rsid w:val="0001599E"/>
    <w:rsid w:val="00017BA1"/>
    <w:rsid w:val="00017BF6"/>
    <w:rsid w:val="00017E12"/>
    <w:rsid w:val="00022B24"/>
    <w:rsid w:val="00025BAB"/>
    <w:rsid w:val="00026BA6"/>
    <w:rsid w:val="000275A2"/>
    <w:rsid w:val="00031D18"/>
    <w:rsid w:val="00032270"/>
    <w:rsid w:val="00033741"/>
    <w:rsid w:val="00036053"/>
    <w:rsid w:val="000361EC"/>
    <w:rsid w:val="0003626B"/>
    <w:rsid w:val="00037752"/>
    <w:rsid w:val="00037E9F"/>
    <w:rsid w:val="000412BE"/>
    <w:rsid w:val="00042240"/>
    <w:rsid w:val="00042FE9"/>
    <w:rsid w:val="000442D3"/>
    <w:rsid w:val="00046F36"/>
    <w:rsid w:val="0005070A"/>
    <w:rsid w:val="000521F1"/>
    <w:rsid w:val="000538FA"/>
    <w:rsid w:val="000546FC"/>
    <w:rsid w:val="000548E3"/>
    <w:rsid w:val="00055C1E"/>
    <w:rsid w:val="000563B6"/>
    <w:rsid w:val="00056770"/>
    <w:rsid w:val="00061090"/>
    <w:rsid w:val="00061906"/>
    <w:rsid w:val="00063A7E"/>
    <w:rsid w:val="0006548C"/>
    <w:rsid w:val="0006700D"/>
    <w:rsid w:val="00067F7A"/>
    <w:rsid w:val="0007010C"/>
    <w:rsid w:val="0007172E"/>
    <w:rsid w:val="00072ECF"/>
    <w:rsid w:val="00073655"/>
    <w:rsid w:val="0007398C"/>
    <w:rsid w:val="0007453A"/>
    <w:rsid w:val="00074A3A"/>
    <w:rsid w:val="000750CB"/>
    <w:rsid w:val="00075382"/>
    <w:rsid w:val="0007720A"/>
    <w:rsid w:val="00080FED"/>
    <w:rsid w:val="00081B72"/>
    <w:rsid w:val="0008232D"/>
    <w:rsid w:val="00083D0E"/>
    <w:rsid w:val="000845AD"/>
    <w:rsid w:val="00086B01"/>
    <w:rsid w:val="00087039"/>
    <w:rsid w:val="000904E8"/>
    <w:rsid w:val="000907B6"/>
    <w:rsid w:val="000915B1"/>
    <w:rsid w:val="0009253D"/>
    <w:rsid w:val="00092C92"/>
    <w:rsid w:val="00092CE4"/>
    <w:rsid w:val="00092F05"/>
    <w:rsid w:val="000938BE"/>
    <w:rsid w:val="0009607B"/>
    <w:rsid w:val="0009688F"/>
    <w:rsid w:val="00096E5B"/>
    <w:rsid w:val="000971B0"/>
    <w:rsid w:val="000A2009"/>
    <w:rsid w:val="000A2DFE"/>
    <w:rsid w:val="000A489A"/>
    <w:rsid w:val="000A4915"/>
    <w:rsid w:val="000A4C57"/>
    <w:rsid w:val="000A547F"/>
    <w:rsid w:val="000A5CB0"/>
    <w:rsid w:val="000B0017"/>
    <w:rsid w:val="000B20B2"/>
    <w:rsid w:val="000B225E"/>
    <w:rsid w:val="000B4182"/>
    <w:rsid w:val="000B6182"/>
    <w:rsid w:val="000B74DA"/>
    <w:rsid w:val="000C0EAF"/>
    <w:rsid w:val="000C0FCC"/>
    <w:rsid w:val="000C3E49"/>
    <w:rsid w:val="000C44DD"/>
    <w:rsid w:val="000C4C30"/>
    <w:rsid w:val="000D2685"/>
    <w:rsid w:val="000D4228"/>
    <w:rsid w:val="000D58BA"/>
    <w:rsid w:val="000D5DB7"/>
    <w:rsid w:val="000D5E85"/>
    <w:rsid w:val="000D7004"/>
    <w:rsid w:val="000D7D18"/>
    <w:rsid w:val="000E20FC"/>
    <w:rsid w:val="000E249E"/>
    <w:rsid w:val="000E2E20"/>
    <w:rsid w:val="000E39C0"/>
    <w:rsid w:val="000E3B7F"/>
    <w:rsid w:val="000E4BC2"/>
    <w:rsid w:val="000E5713"/>
    <w:rsid w:val="000E5F9D"/>
    <w:rsid w:val="000E6A3E"/>
    <w:rsid w:val="000F03D6"/>
    <w:rsid w:val="000F120C"/>
    <w:rsid w:val="000F1799"/>
    <w:rsid w:val="000F20F4"/>
    <w:rsid w:val="000F4295"/>
    <w:rsid w:val="000F43F9"/>
    <w:rsid w:val="000F4B86"/>
    <w:rsid w:val="000F503B"/>
    <w:rsid w:val="000F564F"/>
    <w:rsid w:val="000F5E56"/>
    <w:rsid w:val="00101049"/>
    <w:rsid w:val="00103061"/>
    <w:rsid w:val="00103C44"/>
    <w:rsid w:val="001049F0"/>
    <w:rsid w:val="00104C37"/>
    <w:rsid w:val="00104F08"/>
    <w:rsid w:val="00106A3E"/>
    <w:rsid w:val="00106A91"/>
    <w:rsid w:val="001072D3"/>
    <w:rsid w:val="00120BA6"/>
    <w:rsid w:val="00120DC9"/>
    <w:rsid w:val="001211C9"/>
    <w:rsid w:val="001214C2"/>
    <w:rsid w:val="00121B14"/>
    <w:rsid w:val="00122AED"/>
    <w:rsid w:val="0012304B"/>
    <w:rsid w:val="001232B3"/>
    <w:rsid w:val="001241DD"/>
    <w:rsid w:val="00124297"/>
    <w:rsid w:val="00124AFA"/>
    <w:rsid w:val="0012502D"/>
    <w:rsid w:val="001278B2"/>
    <w:rsid w:val="00127939"/>
    <w:rsid w:val="0013168A"/>
    <w:rsid w:val="00131B01"/>
    <w:rsid w:val="0013330E"/>
    <w:rsid w:val="001335E5"/>
    <w:rsid w:val="00133D81"/>
    <w:rsid w:val="00133ED0"/>
    <w:rsid w:val="00136D88"/>
    <w:rsid w:val="00136E93"/>
    <w:rsid w:val="001379C0"/>
    <w:rsid w:val="00137A8E"/>
    <w:rsid w:val="00137A97"/>
    <w:rsid w:val="00140F78"/>
    <w:rsid w:val="00141844"/>
    <w:rsid w:val="00142426"/>
    <w:rsid w:val="00142CCA"/>
    <w:rsid w:val="00143286"/>
    <w:rsid w:val="0014428E"/>
    <w:rsid w:val="00147BF8"/>
    <w:rsid w:val="00151872"/>
    <w:rsid w:val="00152596"/>
    <w:rsid w:val="00152A97"/>
    <w:rsid w:val="00153865"/>
    <w:rsid w:val="00154899"/>
    <w:rsid w:val="001579A3"/>
    <w:rsid w:val="0016083A"/>
    <w:rsid w:val="00161310"/>
    <w:rsid w:val="00162250"/>
    <w:rsid w:val="00162EBE"/>
    <w:rsid w:val="001635CE"/>
    <w:rsid w:val="00166326"/>
    <w:rsid w:val="001669B6"/>
    <w:rsid w:val="00167F08"/>
    <w:rsid w:val="00171119"/>
    <w:rsid w:val="00172B34"/>
    <w:rsid w:val="001750F4"/>
    <w:rsid w:val="001754CE"/>
    <w:rsid w:val="001758FA"/>
    <w:rsid w:val="001761F8"/>
    <w:rsid w:val="00183930"/>
    <w:rsid w:val="0018453F"/>
    <w:rsid w:val="001858C1"/>
    <w:rsid w:val="0018664A"/>
    <w:rsid w:val="001867D4"/>
    <w:rsid w:val="001878A8"/>
    <w:rsid w:val="00187A10"/>
    <w:rsid w:val="00190F3A"/>
    <w:rsid w:val="00190FA8"/>
    <w:rsid w:val="001922F7"/>
    <w:rsid w:val="001937DB"/>
    <w:rsid w:val="00194727"/>
    <w:rsid w:val="00195541"/>
    <w:rsid w:val="00195928"/>
    <w:rsid w:val="00197958"/>
    <w:rsid w:val="001A08D4"/>
    <w:rsid w:val="001A1BE2"/>
    <w:rsid w:val="001A24F1"/>
    <w:rsid w:val="001A2F72"/>
    <w:rsid w:val="001A5540"/>
    <w:rsid w:val="001A6257"/>
    <w:rsid w:val="001A7A68"/>
    <w:rsid w:val="001B07E9"/>
    <w:rsid w:val="001B0CB6"/>
    <w:rsid w:val="001B0D80"/>
    <w:rsid w:val="001B0F31"/>
    <w:rsid w:val="001B37FF"/>
    <w:rsid w:val="001B3A44"/>
    <w:rsid w:val="001B4C5D"/>
    <w:rsid w:val="001B54C9"/>
    <w:rsid w:val="001B5F55"/>
    <w:rsid w:val="001B6BFD"/>
    <w:rsid w:val="001C3EA5"/>
    <w:rsid w:val="001C4B0B"/>
    <w:rsid w:val="001C7A89"/>
    <w:rsid w:val="001D050A"/>
    <w:rsid w:val="001D1E11"/>
    <w:rsid w:val="001D247C"/>
    <w:rsid w:val="001D2ED4"/>
    <w:rsid w:val="001D402C"/>
    <w:rsid w:val="001D662C"/>
    <w:rsid w:val="001D78EA"/>
    <w:rsid w:val="001E1165"/>
    <w:rsid w:val="001E3D04"/>
    <w:rsid w:val="001E5283"/>
    <w:rsid w:val="001E5560"/>
    <w:rsid w:val="001E5A8E"/>
    <w:rsid w:val="001E5F22"/>
    <w:rsid w:val="001E612E"/>
    <w:rsid w:val="001E6F31"/>
    <w:rsid w:val="001E7629"/>
    <w:rsid w:val="001E7BBB"/>
    <w:rsid w:val="001F1509"/>
    <w:rsid w:val="001F404B"/>
    <w:rsid w:val="001F43F8"/>
    <w:rsid w:val="001F4808"/>
    <w:rsid w:val="00200074"/>
    <w:rsid w:val="0020009C"/>
    <w:rsid w:val="00201B56"/>
    <w:rsid w:val="00201DBD"/>
    <w:rsid w:val="002029FA"/>
    <w:rsid w:val="00202F61"/>
    <w:rsid w:val="00203966"/>
    <w:rsid w:val="00204468"/>
    <w:rsid w:val="00204D95"/>
    <w:rsid w:val="00205398"/>
    <w:rsid w:val="00205FA5"/>
    <w:rsid w:val="00207605"/>
    <w:rsid w:val="00210B90"/>
    <w:rsid w:val="002132DA"/>
    <w:rsid w:val="00214562"/>
    <w:rsid w:val="00215F36"/>
    <w:rsid w:val="0021608A"/>
    <w:rsid w:val="00216205"/>
    <w:rsid w:val="002163FD"/>
    <w:rsid w:val="00217711"/>
    <w:rsid w:val="00217999"/>
    <w:rsid w:val="002207B7"/>
    <w:rsid w:val="00222C2E"/>
    <w:rsid w:val="00222D06"/>
    <w:rsid w:val="00222DFD"/>
    <w:rsid w:val="00223829"/>
    <w:rsid w:val="002238D1"/>
    <w:rsid w:val="00223A2C"/>
    <w:rsid w:val="002245B1"/>
    <w:rsid w:val="0022465C"/>
    <w:rsid w:val="00224709"/>
    <w:rsid w:val="00226C75"/>
    <w:rsid w:val="00226F95"/>
    <w:rsid w:val="00227FD4"/>
    <w:rsid w:val="00232E2A"/>
    <w:rsid w:val="002334FF"/>
    <w:rsid w:val="002337C0"/>
    <w:rsid w:val="00233A2C"/>
    <w:rsid w:val="00233D6D"/>
    <w:rsid w:val="0023541B"/>
    <w:rsid w:val="002360DA"/>
    <w:rsid w:val="002363FD"/>
    <w:rsid w:val="002372A1"/>
    <w:rsid w:val="0024139C"/>
    <w:rsid w:val="00241BC4"/>
    <w:rsid w:val="00242442"/>
    <w:rsid w:val="0024335D"/>
    <w:rsid w:val="00243DF2"/>
    <w:rsid w:val="00244B53"/>
    <w:rsid w:val="0024555B"/>
    <w:rsid w:val="002455B0"/>
    <w:rsid w:val="00247C8B"/>
    <w:rsid w:val="00252643"/>
    <w:rsid w:val="00253A8B"/>
    <w:rsid w:val="00253EA7"/>
    <w:rsid w:val="00254B0D"/>
    <w:rsid w:val="002560E0"/>
    <w:rsid w:val="00256170"/>
    <w:rsid w:val="00263124"/>
    <w:rsid w:val="00264025"/>
    <w:rsid w:val="002641D7"/>
    <w:rsid w:val="00264549"/>
    <w:rsid w:val="00265931"/>
    <w:rsid w:val="00265DCA"/>
    <w:rsid w:val="00270481"/>
    <w:rsid w:val="00270D70"/>
    <w:rsid w:val="0027251B"/>
    <w:rsid w:val="00273005"/>
    <w:rsid w:val="0027329C"/>
    <w:rsid w:val="002757AB"/>
    <w:rsid w:val="002763AC"/>
    <w:rsid w:val="00277342"/>
    <w:rsid w:val="002779DD"/>
    <w:rsid w:val="00277F7C"/>
    <w:rsid w:val="0028393F"/>
    <w:rsid w:val="00286A80"/>
    <w:rsid w:val="00286C26"/>
    <w:rsid w:val="002909D5"/>
    <w:rsid w:val="00290B7C"/>
    <w:rsid w:val="00291102"/>
    <w:rsid w:val="00291623"/>
    <w:rsid w:val="00292DBD"/>
    <w:rsid w:val="00293D62"/>
    <w:rsid w:val="0029446C"/>
    <w:rsid w:val="00294F3B"/>
    <w:rsid w:val="00295204"/>
    <w:rsid w:val="002958AD"/>
    <w:rsid w:val="00295E58"/>
    <w:rsid w:val="002979F5"/>
    <w:rsid w:val="002A06CA"/>
    <w:rsid w:val="002A162C"/>
    <w:rsid w:val="002A401D"/>
    <w:rsid w:val="002A51B2"/>
    <w:rsid w:val="002A6890"/>
    <w:rsid w:val="002B14E4"/>
    <w:rsid w:val="002B2138"/>
    <w:rsid w:val="002B2433"/>
    <w:rsid w:val="002B3880"/>
    <w:rsid w:val="002B6F79"/>
    <w:rsid w:val="002B7E66"/>
    <w:rsid w:val="002C17D6"/>
    <w:rsid w:val="002C21A5"/>
    <w:rsid w:val="002C2378"/>
    <w:rsid w:val="002C272C"/>
    <w:rsid w:val="002C279C"/>
    <w:rsid w:val="002C32FD"/>
    <w:rsid w:val="002C5586"/>
    <w:rsid w:val="002C5993"/>
    <w:rsid w:val="002C5EBE"/>
    <w:rsid w:val="002C653D"/>
    <w:rsid w:val="002C654C"/>
    <w:rsid w:val="002C66B0"/>
    <w:rsid w:val="002C7973"/>
    <w:rsid w:val="002D0297"/>
    <w:rsid w:val="002D09FE"/>
    <w:rsid w:val="002D0CFB"/>
    <w:rsid w:val="002D136B"/>
    <w:rsid w:val="002D1AD9"/>
    <w:rsid w:val="002D254A"/>
    <w:rsid w:val="002D3568"/>
    <w:rsid w:val="002D4809"/>
    <w:rsid w:val="002D64B6"/>
    <w:rsid w:val="002E0BBF"/>
    <w:rsid w:val="002E29AB"/>
    <w:rsid w:val="002E2D29"/>
    <w:rsid w:val="002E2E34"/>
    <w:rsid w:val="002E317D"/>
    <w:rsid w:val="002E45AE"/>
    <w:rsid w:val="002E4922"/>
    <w:rsid w:val="002E4C38"/>
    <w:rsid w:val="002E5F95"/>
    <w:rsid w:val="002E7104"/>
    <w:rsid w:val="002F1EF6"/>
    <w:rsid w:val="002F445D"/>
    <w:rsid w:val="002F44A9"/>
    <w:rsid w:val="002F6781"/>
    <w:rsid w:val="002F6C03"/>
    <w:rsid w:val="002F714A"/>
    <w:rsid w:val="002F7A94"/>
    <w:rsid w:val="00300154"/>
    <w:rsid w:val="00301EC2"/>
    <w:rsid w:val="003030C9"/>
    <w:rsid w:val="003037B1"/>
    <w:rsid w:val="00304890"/>
    <w:rsid w:val="003058C2"/>
    <w:rsid w:val="00305E86"/>
    <w:rsid w:val="0030605B"/>
    <w:rsid w:val="003079FA"/>
    <w:rsid w:val="00312498"/>
    <w:rsid w:val="00313E38"/>
    <w:rsid w:val="0031418C"/>
    <w:rsid w:val="0031455A"/>
    <w:rsid w:val="00315A92"/>
    <w:rsid w:val="00315C53"/>
    <w:rsid w:val="00316F85"/>
    <w:rsid w:val="00317997"/>
    <w:rsid w:val="00320480"/>
    <w:rsid w:val="00321505"/>
    <w:rsid w:val="003216BC"/>
    <w:rsid w:val="003253D4"/>
    <w:rsid w:val="0032628E"/>
    <w:rsid w:val="003308A5"/>
    <w:rsid w:val="00330D93"/>
    <w:rsid w:val="00330DC2"/>
    <w:rsid w:val="0033278C"/>
    <w:rsid w:val="00332CC8"/>
    <w:rsid w:val="00332D70"/>
    <w:rsid w:val="00334100"/>
    <w:rsid w:val="003362E3"/>
    <w:rsid w:val="003374AD"/>
    <w:rsid w:val="00337601"/>
    <w:rsid w:val="0034007A"/>
    <w:rsid w:val="00340338"/>
    <w:rsid w:val="00340CAC"/>
    <w:rsid w:val="00340D20"/>
    <w:rsid w:val="0034318A"/>
    <w:rsid w:val="00344545"/>
    <w:rsid w:val="0034564B"/>
    <w:rsid w:val="0034582C"/>
    <w:rsid w:val="00346864"/>
    <w:rsid w:val="00346C43"/>
    <w:rsid w:val="0034725E"/>
    <w:rsid w:val="0034729A"/>
    <w:rsid w:val="003473D7"/>
    <w:rsid w:val="003474AF"/>
    <w:rsid w:val="00351332"/>
    <w:rsid w:val="00351D9C"/>
    <w:rsid w:val="0035215C"/>
    <w:rsid w:val="00353341"/>
    <w:rsid w:val="003601D2"/>
    <w:rsid w:val="00360539"/>
    <w:rsid w:val="0036079A"/>
    <w:rsid w:val="00360EF2"/>
    <w:rsid w:val="003614F6"/>
    <w:rsid w:val="0036282A"/>
    <w:rsid w:val="00362EDD"/>
    <w:rsid w:val="00363626"/>
    <w:rsid w:val="003649FD"/>
    <w:rsid w:val="00367560"/>
    <w:rsid w:val="003679F2"/>
    <w:rsid w:val="00370D31"/>
    <w:rsid w:val="00370F16"/>
    <w:rsid w:val="003718AB"/>
    <w:rsid w:val="003720D3"/>
    <w:rsid w:val="0037488A"/>
    <w:rsid w:val="00375A32"/>
    <w:rsid w:val="00380031"/>
    <w:rsid w:val="00380466"/>
    <w:rsid w:val="0038056A"/>
    <w:rsid w:val="00382016"/>
    <w:rsid w:val="00384A3D"/>
    <w:rsid w:val="00384CA0"/>
    <w:rsid w:val="00384E4B"/>
    <w:rsid w:val="0038646C"/>
    <w:rsid w:val="00387BA3"/>
    <w:rsid w:val="00390B58"/>
    <w:rsid w:val="003925C9"/>
    <w:rsid w:val="00392F07"/>
    <w:rsid w:val="003959F9"/>
    <w:rsid w:val="00396715"/>
    <w:rsid w:val="0039708B"/>
    <w:rsid w:val="003A3874"/>
    <w:rsid w:val="003A4E23"/>
    <w:rsid w:val="003A5437"/>
    <w:rsid w:val="003A64BF"/>
    <w:rsid w:val="003A699D"/>
    <w:rsid w:val="003A70B5"/>
    <w:rsid w:val="003A7196"/>
    <w:rsid w:val="003A7B45"/>
    <w:rsid w:val="003A7C5C"/>
    <w:rsid w:val="003B0378"/>
    <w:rsid w:val="003B0EEF"/>
    <w:rsid w:val="003B1F82"/>
    <w:rsid w:val="003B2D34"/>
    <w:rsid w:val="003B3821"/>
    <w:rsid w:val="003B668B"/>
    <w:rsid w:val="003B69CA"/>
    <w:rsid w:val="003B7271"/>
    <w:rsid w:val="003C1D21"/>
    <w:rsid w:val="003C3D0C"/>
    <w:rsid w:val="003C462D"/>
    <w:rsid w:val="003C4FC0"/>
    <w:rsid w:val="003C536C"/>
    <w:rsid w:val="003C55B5"/>
    <w:rsid w:val="003C5703"/>
    <w:rsid w:val="003C63BE"/>
    <w:rsid w:val="003C7E45"/>
    <w:rsid w:val="003D2AFC"/>
    <w:rsid w:val="003D3793"/>
    <w:rsid w:val="003D4377"/>
    <w:rsid w:val="003D4981"/>
    <w:rsid w:val="003D50CD"/>
    <w:rsid w:val="003D5B72"/>
    <w:rsid w:val="003D612A"/>
    <w:rsid w:val="003D710A"/>
    <w:rsid w:val="003D7531"/>
    <w:rsid w:val="003D775F"/>
    <w:rsid w:val="003E09DD"/>
    <w:rsid w:val="003E1E29"/>
    <w:rsid w:val="003E226E"/>
    <w:rsid w:val="003E33B8"/>
    <w:rsid w:val="003E3CF6"/>
    <w:rsid w:val="003E5445"/>
    <w:rsid w:val="003E5527"/>
    <w:rsid w:val="003E6826"/>
    <w:rsid w:val="003E6C62"/>
    <w:rsid w:val="003F0AB3"/>
    <w:rsid w:val="003F0ED5"/>
    <w:rsid w:val="003F106A"/>
    <w:rsid w:val="003F12D4"/>
    <w:rsid w:val="003F18B3"/>
    <w:rsid w:val="003F297A"/>
    <w:rsid w:val="003F343B"/>
    <w:rsid w:val="003F42F5"/>
    <w:rsid w:val="003F4ABB"/>
    <w:rsid w:val="003F636F"/>
    <w:rsid w:val="003F7629"/>
    <w:rsid w:val="003F7B9E"/>
    <w:rsid w:val="003F7BAF"/>
    <w:rsid w:val="00400EAA"/>
    <w:rsid w:val="004030A7"/>
    <w:rsid w:val="004050D8"/>
    <w:rsid w:val="00407033"/>
    <w:rsid w:val="00407F0F"/>
    <w:rsid w:val="004106FE"/>
    <w:rsid w:val="00411A6C"/>
    <w:rsid w:val="00411BDF"/>
    <w:rsid w:val="00412021"/>
    <w:rsid w:val="004120CD"/>
    <w:rsid w:val="00412550"/>
    <w:rsid w:val="00412ACE"/>
    <w:rsid w:val="00412CE5"/>
    <w:rsid w:val="0041474B"/>
    <w:rsid w:val="004151CA"/>
    <w:rsid w:val="00415B25"/>
    <w:rsid w:val="00416BAE"/>
    <w:rsid w:val="004201A2"/>
    <w:rsid w:val="004227A8"/>
    <w:rsid w:val="00425104"/>
    <w:rsid w:val="0042519A"/>
    <w:rsid w:val="004253F0"/>
    <w:rsid w:val="00425E5A"/>
    <w:rsid w:val="004271CB"/>
    <w:rsid w:val="00431354"/>
    <w:rsid w:val="00431EF4"/>
    <w:rsid w:val="00433218"/>
    <w:rsid w:val="00433C64"/>
    <w:rsid w:val="00434532"/>
    <w:rsid w:val="0043496D"/>
    <w:rsid w:val="00434AB0"/>
    <w:rsid w:val="00437869"/>
    <w:rsid w:val="00440927"/>
    <w:rsid w:val="0044110A"/>
    <w:rsid w:val="0044310E"/>
    <w:rsid w:val="00443EBB"/>
    <w:rsid w:val="00445875"/>
    <w:rsid w:val="004462A5"/>
    <w:rsid w:val="00452883"/>
    <w:rsid w:val="00452E3A"/>
    <w:rsid w:val="0045430A"/>
    <w:rsid w:val="00454EF7"/>
    <w:rsid w:val="00455BDF"/>
    <w:rsid w:val="0046065F"/>
    <w:rsid w:val="004609B4"/>
    <w:rsid w:val="004627DE"/>
    <w:rsid w:val="00462C7E"/>
    <w:rsid w:val="004651EB"/>
    <w:rsid w:val="0046642C"/>
    <w:rsid w:val="0046681B"/>
    <w:rsid w:val="00466EBD"/>
    <w:rsid w:val="00470673"/>
    <w:rsid w:val="0047102E"/>
    <w:rsid w:val="00473021"/>
    <w:rsid w:val="0047797E"/>
    <w:rsid w:val="00481AAE"/>
    <w:rsid w:val="00481B07"/>
    <w:rsid w:val="00483310"/>
    <w:rsid w:val="00483A89"/>
    <w:rsid w:val="00484CD4"/>
    <w:rsid w:val="00485C55"/>
    <w:rsid w:val="0048609A"/>
    <w:rsid w:val="0048630B"/>
    <w:rsid w:val="00487E14"/>
    <w:rsid w:val="004911EB"/>
    <w:rsid w:val="00491868"/>
    <w:rsid w:val="004928D1"/>
    <w:rsid w:val="00492C03"/>
    <w:rsid w:val="004941C9"/>
    <w:rsid w:val="00494E6C"/>
    <w:rsid w:val="00495798"/>
    <w:rsid w:val="004A0289"/>
    <w:rsid w:val="004A2246"/>
    <w:rsid w:val="004A2523"/>
    <w:rsid w:val="004A27FD"/>
    <w:rsid w:val="004A2F2F"/>
    <w:rsid w:val="004A4A74"/>
    <w:rsid w:val="004A51EB"/>
    <w:rsid w:val="004A5945"/>
    <w:rsid w:val="004A60A4"/>
    <w:rsid w:val="004A6982"/>
    <w:rsid w:val="004B12C7"/>
    <w:rsid w:val="004B23B6"/>
    <w:rsid w:val="004B4201"/>
    <w:rsid w:val="004B5F04"/>
    <w:rsid w:val="004B5F55"/>
    <w:rsid w:val="004B5FF5"/>
    <w:rsid w:val="004B6633"/>
    <w:rsid w:val="004C089C"/>
    <w:rsid w:val="004C30C0"/>
    <w:rsid w:val="004C55FC"/>
    <w:rsid w:val="004C6E13"/>
    <w:rsid w:val="004C70E5"/>
    <w:rsid w:val="004D00D9"/>
    <w:rsid w:val="004D028B"/>
    <w:rsid w:val="004D149C"/>
    <w:rsid w:val="004D1750"/>
    <w:rsid w:val="004D238E"/>
    <w:rsid w:val="004D2C18"/>
    <w:rsid w:val="004D633F"/>
    <w:rsid w:val="004D6716"/>
    <w:rsid w:val="004E1333"/>
    <w:rsid w:val="004E2E7D"/>
    <w:rsid w:val="004E3B52"/>
    <w:rsid w:val="004E4507"/>
    <w:rsid w:val="004E5EB3"/>
    <w:rsid w:val="004E5FFE"/>
    <w:rsid w:val="004F1BEF"/>
    <w:rsid w:val="004F2B2A"/>
    <w:rsid w:val="004F43A5"/>
    <w:rsid w:val="004F4E3E"/>
    <w:rsid w:val="004F6733"/>
    <w:rsid w:val="004F6A80"/>
    <w:rsid w:val="004F6AAC"/>
    <w:rsid w:val="004F6C74"/>
    <w:rsid w:val="004F7E12"/>
    <w:rsid w:val="00500E27"/>
    <w:rsid w:val="0050203A"/>
    <w:rsid w:val="00502652"/>
    <w:rsid w:val="00505DBF"/>
    <w:rsid w:val="0050792E"/>
    <w:rsid w:val="00510932"/>
    <w:rsid w:val="0051158A"/>
    <w:rsid w:val="0051303F"/>
    <w:rsid w:val="005139FE"/>
    <w:rsid w:val="00514097"/>
    <w:rsid w:val="00515E41"/>
    <w:rsid w:val="00516266"/>
    <w:rsid w:val="005167B8"/>
    <w:rsid w:val="00516ACE"/>
    <w:rsid w:val="00520215"/>
    <w:rsid w:val="00520A09"/>
    <w:rsid w:val="00521EE4"/>
    <w:rsid w:val="00522EC8"/>
    <w:rsid w:val="00526099"/>
    <w:rsid w:val="00526514"/>
    <w:rsid w:val="0052786A"/>
    <w:rsid w:val="00527FE2"/>
    <w:rsid w:val="005303EB"/>
    <w:rsid w:val="005330B9"/>
    <w:rsid w:val="005339B1"/>
    <w:rsid w:val="00535CE2"/>
    <w:rsid w:val="00536C3A"/>
    <w:rsid w:val="0053730E"/>
    <w:rsid w:val="00540811"/>
    <w:rsid w:val="00540B44"/>
    <w:rsid w:val="0054107E"/>
    <w:rsid w:val="00543A42"/>
    <w:rsid w:val="0054472C"/>
    <w:rsid w:val="005459A7"/>
    <w:rsid w:val="00546905"/>
    <w:rsid w:val="005501CF"/>
    <w:rsid w:val="005501EA"/>
    <w:rsid w:val="00552A82"/>
    <w:rsid w:val="0055454E"/>
    <w:rsid w:val="00554AF0"/>
    <w:rsid w:val="0055518E"/>
    <w:rsid w:val="00555924"/>
    <w:rsid w:val="00557DC5"/>
    <w:rsid w:val="0056026D"/>
    <w:rsid w:val="005612B6"/>
    <w:rsid w:val="0056152C"/>
    <w:rsid w:val="00562C82"/>
    <w:rsid w:val="00564389"/>
    <w:rsid w:val="00564435"/>
    <w:rsid w:val="00565EAF"/>
    <w:rsid w:val="0056669A"/>
    <w:rsid w:val="00566835"/>
    <w:rsid w:val="005674CD"/>
    <w:rsid w:val="005704B9"/>
    <w:rsid w:val="00570A56"/>
    <w:rsid w:val="00570C2C"/>
    <w:rsid w:val="00571299"/>
    <w:rsid w:val="00571D30"/>
    <w:rsid w:val="005721CA"/>
    <w:rsid w:val="00573256"/>
    <w:rsid w:val="00573544"/>
    <w:rsid w:val="00573D81"/>
    <w:rsid w:val="00574A1D"/>
    <w:rsid w:val="00574B2D"/>
    <w:rsid w:val="00575F0D"/>
    <w:rsid w:val="0057709E"/>
    <w:rsid w:val="00577162"/>
    <w:rsid w:val="00577EEE"/>
    <w:rsid w:val="00580B48"/>
    <w:rsid w:val="00580BBF"/>
    <w:rsid w:val="00580BCB"/>
    <w:rsid w:val="005811FE"/>
    <w:rsid w:val="00582AD3"/>
    <w:rsid w:val="00584FD2"/>
    <w:rsid w:val="005865D4"/>
    <w:rsid w:val="00587080"/>
    <w:rsid w:val="00591386"/>
    <w:rsid w:val="00592FB5"/>
    <w:rsid w:val="00593073"/>
    <w:rsid w:val="00593221"/>
    <w:rsid w:val="0059377D"/>
    <w:rsid w:val="00593910"/>
    <w:rsid w:val="00594F9B"/>
    <w:rsid w:val="005965F5"/>
    <w:rsid w:val="00596D54"/>
    <w:rsid w:val="00597097"/>
    <w:rsid w:val="00597A70"/>
    <w:rsid w:val="005A139A"/>
    <w:rsid w:val="005A1A99"/>
    <w:rsid w:val="005A2034"/>
    <w:rsid w:val="005A3305"/>
    <w:rsid w:val="005A3F08"/>
    <w:rsid w:val="005A4161"/>
    <w:rsid w:val="005A604D"/>
    <w:rsid w:val="005A71D9"/>
    <w:rsid w:val="005B00B4"/>
    <w:rsid w:val="005B3127"/>
    <w:rsid w:val="005B5A78"/>
    <w:rsid w:val="005B7733"/>
    <w:rsid w:val="005C0460"/>
    <w:rsid w:val="005C0C5F"/>
    <w:rsid w:val="005C0E22"/>
    <w:rsid w:val="005C116E"/>
    <w:rsid w:val="005C2395"/>
    <w:rsid w:val="005C37CD"/>
    <w:rsid w:val="005C4ECA"/>
    <w:rsid w:val="005C5F3D"/>
    <w:rsid w:val="005C6410"/>
    <w:rsid w:val="005D2C94"/>
    <w:rsid w:val="005D3B09"/>
    <w:rsid w:val="005D3B54"/>
    <w:rsid w:val="005D5657"/>
    <w:rsid w:val="005D7AE0"/>
    <w:rsid w:val="005E0D3B"/>
    <w:rsid w:val="005E1E08"/>
    <w:rsid w:val="005E2982"/>
    <w:rsid w:val="005E4A19"/>
    <w:rsid w:val="005E7E23"/>
    <w:rsid w:val="005E7FFA"/>
    <w:rsid w:val="005F0ABE"/>
    <w:rsid w:val="005F38C4"/>
    <w:rsid w:val="005F3A64"/>
    <w:rsid w:val="005F41E1"/>
    <w:rsid w:val="005F6C4F"/>
    <w:rsid w:val="005F741D"/>
    <w:rsid w:val="0060212C"/>
    <w:rsid w:val="006031BA"/>
    <w:rsid w:val="0060339A"/>
    <w:rsid w:val="00603445"/>
    <w:rsid w:val="00605309"/>
    <w:rsid w:val="006074DB"/>
    <w:rsid w:val="00610C7D"/>
    <w:rsid w:val="00610D83"/>
    <w:rsid w:val="00611148"/>
    <w:rsid w:val="00612296"/>
    <w:rsid w:val="006124EA"/>
    <w:rsid w:val="006128FE"/>
    <w:rsid w:val="00613A45"/>
    <w:rsid w:val="00613A90"/>
    <w:rsid w:val="00614C22"/>
    <w:rsid w:val="006154A8"/>
    <w:rsid w:val="0061712A"/>
    <w:rsid w:val="00617606"/>
    <w:rsid w:val="00617714"/>
    <w:rsid w:val="00620F48"/>
    <w:rsid w:val="00621CA7"/>
    <w:rsid w:val="00622D77"/>
    <w:rsid w:val="00622F01"/>
    <w:rsid w:val="0062331A"/>
    <w:rsid w:val="0062341C"/>
    <w:rsid w:val="00623811"/>
    <w:rsid w:val="006258C4"/>
    <w:rsid w:val="006259D0"/>
    <w:rsid w:val="00625CDC"/>
    <w:rsid w:val="00626363"/>
    <w:rsid w:val="00626AE0"/>
    <w:rsid w:val="00626D5D"/>
    <w:rsid w:val="00627C7F"/>
    <w:rsid w:val="0063050B"/>
    <w:rsid w:val="00630AA1"/>
    <w:rsid w:val="00634817"/>
    <w:rsid w:val="00634EC7"/>
    <w:rsid w:val="00636527"/>
    <w:rsid w:val="00636F58"/>
    <w:rsid w:val="00637AC7"/>
    <w:rsid w:val="00637E07"/>
    <w:rsid w:val="006404D1"/>
    <w:rsid w:val="006417C6"/>
    <w:rsid w:val="0064415D"/>
    <w:rsid w:val="00644C2D"/>
    <w:rsid w:val="006456DD"/>
    <w:rsid w:val="00645FC0"/>
    <w:rsid w:val="0064651A"/>
    <w:rsid w:val="006527E0"/>
    <w:rsid w:val="00652BB2"/>
    <w:rsid w:val="006537FC"/>
    <w:rsid w:val="0065472B"/>
    <w:rsid w:val="006549EA"/>
    <w:rsid w:val="00655213"/>
    <w:rsid w:val="00655A8B"/>
    <w:rsid w:val="006563DF"/>
    <w:rsid w:val="00656840"/>
    <w:rsid w:val="00657D36"/>
    <w:rsid w:val="0066039D"/>
    <w:rsid w:val="00660A36"/>
    <w:rsid w:val="00661318"/>
    <w:rsid w:val="00661947"/>
    <w:rsid w:val="00663DBC"/>
    <w:rsid w:val="0066705A"/>
    <w:rsid w:val="00672443"/>
    <w:rsid w:val="00676CB4"/>
    <w:rsid w:val="0067739C"/>
    <w:rsid w:val="0067764C"/>
    <w:rsid w:val="00677DBD"/>
    <w:rsid w:val="00681FEC"/>
    <w:rsid w:val="00682110"/>
    <w:rsid w:val="00683198"/>
    <w:rsid w:val="006851B0"/>
    <w:rsid w:val="006858C8"/>
    <w:rsid w:val="00686159"/>
    <w:rsid w:val="006904D3"/>
    <w:rsid w:val="00691B2B"/>
    <w:rsid w:val="0069488E"/>
    <w:rsid w:val="00695043"/>
    <w:rsid w:val="0069561D"/>
    <w:rsid w:val="00696607"/>
    <w:rsid w:val="00696C50"/>
    <w:rsid w:val="00696EA7"/>
    <w:rsid w:val="006A22D5"/>
    <w:rsid w:val="006A2D08"/>
    <w:rsid w:val="006A60A8"/>
    <w:rsid w:val="006A6A78"/>
    <w:rsid w:val="006B24C7"/>
    <w:rsid w:val="006B3000"/>
    <w:rsid w:val="006B413C"/>
    <w:rsid w:val="006B58EB"/>
    <w:rsid w:val="006C07C1"/>
    <w:rsid w:val="006C1458"/>
    <w:rsid w:val="006C1BB3"/>
    <w:rsid w:val="006C1EA9"/>
    <w:rsid w:val="006C1F83"/>
    <w:rsid w:val="006C3030"/>
    <w:rsid w:val="006C371C"/>
    <w:rsid w:val="006C3FA1"/>
    <w:rsid w:val="006C4F45"/>
    <w:rsid w:val="006C5611"/>
    <w:rsid w:val="006C7370"/>
    <w:rsid w:val="006D1823"/>
    <w:rsid w:val="006D27AA"/>
    <w:rsid w:val="006D57D3"/>
    <w:rsid w:val="006D6B20"/>
    <w:rsid w:val="006D7234"/>
    <w:rsid w:val="006E0BC3"/>
    <w:rsid w:val="006E1663"/>
    <w:rsid w:val="006E48FE"/>
    <w:rsid w:val="006E532D"/>
    <w:rsid w:val="006E57F7"/>
    <w:rsid w:val="006E62C2"/>
    <w:rsid w:val="006F20EB"/>
    <w:rsid w:val="006F25C0"/>
    <w:rsid w:val="006F2CA4"/>
    <w:rsid w:val="006F51A8"/>
    <w:rsid w:val="006F54D5"/>
    <w:rsid w:val="006F5B91"/>
    <w:rsid w:val="006F6F72"/>
    <w:rsid w:val="006F7D82"/>
    <w:rsid w:val="00700030"/>
    <w:rsid w:val="00700B06"/>
    <w:rsid w:val="0070298C"/>
    <w:rsid w:val="00703653"/>
    <w:rsid w:val="00705D07"/>
    <w:rsid w:val="0070700D"/>
    <w:rsid w:val="0070737F"/>
    <w:rsid w:val="007073DF"/>
    <w:rsid w:val="00707479"/>
    <w:rsid w:val="007074C7"/>
    <w:rsid w:val="00707C32"/>
    <w:rsid w:val="0071026A"/>
    <w:rsid w:val="0071214C"/>
    <w:rsid w:val="007128D0"/>
    <w:rsid w:val="00713086"/>
    <w:rsid w:val="00713128"/>
    <w:rsid w:val="00714175"/>
    <w:rsid w:val="00715A44"/>
    <w:rsid w:val="007238B1"/>
    <w:rsid w:val="0072425E"/>
    <w:rsid w:val="0072600B"/>
    <w:rsid w:val="00730028"/>
    <w:rsid w:val="0073062E"/>
    <w:rsid w:val="00730AB5"/>
    <w:rsid w:val="00731524"/>
    <w:rsid w:val="00731EEB"/>
    <w:rsid w:val="00732E21"/>
    <w:rsid w:val="007335F6"/>
    <w:rsid w:val="007340A0"/>
    <w:rsid w:val="007351E6"/>
    <w:rsid w:val="00735369"/>
    <w:rsid w:val="00737AAA"/>
    <w:rsid w:val="00737F52"/>
    <w:rsid w:val="0074086F"/>
    <w:rsid w:val="00743EFC"/>
    <w:rsid w:val="007443BC"/>
    <w:rsid w:val="0074492D"/>
    <w:rsid w:val="00745B6A"/>
    <w:rsid w:val="00745E00"/>
    <w:rsid w:val="00745F99"/>
    <w:rsid w:val="00746043"/>
    <w:rsid w:val="007473B0"/>
    <w:rsid w:val="00747408"/>
    <w:rsid w:val="007515B8"/>
    <w:rsid w:val="0075219E"/>
    <w:rsid w:val="00754504"/>
    <w:rsid w:val="007549B3"/>
    <w:rsid w:val="00757210"/>
    <w:rsid w:val="00762BD5"/>
    <w:rsid w:val="00762D3C"/>
    <w:rsid w:val="00763C51"/>
    <w:rsid w:val="007649E0"/>
    <w:rsid w:val="00767A68"/>
    <w:rsid w:val="00767C4A"/>
    <w:rsid w:val="007707E6"/>
    <w:rsid w:val="00770BF7"/>
    <w:rsid w:val="0077452C"/>
    <w:rsid w:val="00775D43"/>
    <w:rsid w:val="00776B4E"/>
    <w:rsid w:val="00776C4A"/>
    <w:rsid w:val="007770D8"/>
    <w:rsid w:val="007778AC"/>
    <w:rsid w:val="00777FAB"/>
    <w:rsid w:val="00780FAA"/>
    <w:rsid w:val="00781541"/>
    <w:rsid w:val="00781C86"/>
    <w:rsid w:val="00783D0E"/>
    <w:rsid w:val="007858BD"/>
    <w:rsid w:val="00786A1A"/>
    <w:rsid w:val="00790010"/>
    <w:rsid w:val="00790233"/>
    <w:rsid w:val="00790ABE"/>
    <w:rsid w:val="00791579"/>
    <w:rsid w:val="007947D1"/>
    <w:rsid w:val="00794D5B"/>
    <w:rsid w:val="00796956"/>
    <w:rsid w:val="007A096D"/>
    <w:rsid w:val="007A1AAB"/>
    <w:rsid w:val="007A222B"/>
    <w:rsid w:val="007A4913"/>
    <w:rsid w:val="007A4ECD"/>
    <w:rsid w:val="007A659E"/>
    <w:rsid w:val="007A6FBA"/>
    <w:rsid w:val="007B0237"/>
    <w:rsid w:val="007B0FDE"/>
    <w:rsid w:val="007B3978"/>
    <w:rsid w:val="007B77B5"/>
    <w:rsid w:val="007B7F0A"/>
    <w:rsid w:val="007C023D"/>
    <w:rsid w:val="007C132F"/>
    <w:rsid w:val="007C2784"/>
    <w:rsid w:val="007C2D6F"/>
    <w:rsid w:val="007C3084"/>
    <w:rsid w:val="007C3ECF"/>
    <w:rsid w:val="007C53D3"/>
    <w:rsid w:val="007D39F2"/>
    <w:rsid w:val="007D3ADE"/>
    <w:rsid w:val="007D5BCF"/>
    <w:rsid w:val="007D5C37"/>
    <w:rsid w:val="007D5E93"/>
    <w:rsid w:val="007D5FFE"/>
    <w:rsid w:val="007D7F10"/>
    <w:rsid w:val="007E0DFC"/>
    <w:rsid w:val="007E1D11"/>
    <w:rsid w:val="007E2342"/>
    <w:rsid w:val="007E2DB4"/>
    <w:rsid w:val="007E39A7"/>
    <w:rsid w:val="007E3CF5"/>
    <w:rsid w:val="007E3F19"/>
    <w:rsid w:val="007E535A"/>
    <w:rsid w:val="007E574B"/>
    <w:rsid w:val="007F0CD3"/>
    <w:rsid w:val="007F347B"/>
    <w:rsid w:val="007F4129"/>
    <w:rsid w:val="007F4A85"/>
    <w:rsid w:val="007F6CBA"/>
    <w:rsid w:val="008012A3"/>
    <w:rsid w:val="00802F8F"/>
    <w:rsid w:val="00805280"/>
    <w:rsid w:val="00805A15"/>
    <w:rsid w:val="00805EF8"/>
    <w:rsid w:val="00806A80"/>
    <w:rsid w:val="00806E37"/>
    <w:rsid w:val="00807669"/>
    <w:rsid w:val="00807950"/>
    <w:rsid w:val="00811E5F"/>
    <w:rsid w:val="008128E2"/>
    <w:rsid w:val="00812C96"/>
    <w:rsid w:val="0081347E"/>
    <w:rsid w:val="008151B3"/>
    <w:rsid w:val="00815729"/>
    <w:rsid w:val="00815B22"/>
    <w:rsid w:val="00815BA5"/>
    <w:rsid w:val="00816752"/>
    <w:rsid w:val="00816A21"/>
    <w:rsid w:val="008205CD"/>
    <w:rsid w:val="00820C5F"/>
    <w:rsid w:val="00823200"/>
    <w:rsid w:val="00823920"/>
    <w:rsid w:val="00824B53"/>
    <w:rsid w:val="00825222"/>
    <w:rsid w:val="0082688E"/>
    <w:rsid w:val="00827463"/>
    <w:rsid w:val="0082780F"/>
    <w:rsid w:val="00827A06"/>
    <w:rsid w:val="00830C21"/>
    <w:rsid w:val="00832464"/>
    <w:rsid w:val="008328F6"/>
    <w:rsid w:val="00832CCB"/>
    <w:rsid w:val="00832E8A"/>
    <w:rsid w:val="00832F59"/>
    <w:rsid w:val="008339CE"/>
    <w:rsid w:val="00833FE5"/>
    <w:rsid w:val="00835251"/>
    <w:rsid w:val="00836006"/>
    <w:rsid w:val="00836607"/>
    <w:rsid w:val="0083759A"/>
    <w:rsid w:val="00841DD2"/>
    <w:rsid w:val="00842A4C"/>
    <w:rsid w:val="008445FA"/>
    <w:rsid w:val="00845EDE"/>
    <w:rsid w:val="00846809"/>
    <w:rsid w:val="00847760"/>
    <w:rsid w:val="0085159C"/>
    <w:rsid w:val="0085196B"/>
    <w:rsid w:val="0085344D"/>
    <w:rsid w:val="0085345E"/>
    <w:rsid w:val="00855D33"/>
    <w:rsid w:val="008576E8"/>
    <w:rsid w:val="00860CDB"/>
    <w:rsid w:val="008626B4"/>
    <w:rsid w:val="00863EEF"/>
    <w:rsid w:val="00864048"/>
    <w:rsid w:val="00867D54"/>
    <w:rsid w:val="00870653"/>
    <w:rsid w:val="0087097F"/>
    <w:rsid w:val="00873132"/>
    <w:rsid w:val="00873712"/>
    <w:rsid w:val="00873782"/>
    <w:rsid w:val="00873925"/>
    <w:rsid w:val="0087647B"/>
    <w:rsid w:val="00876643"/>
    <w:rsid w:val="00877E33"/>
    <w:rsid w:val="00880F61"/>
    <w:rsid w:val="0088199E"/>
    <w:rsid w:val="00883531"/>
    <w:rsid w:val="008837CC"/>
    <w:rsid w:val="00884120"/>
    <w:rsid w:val="00886383"/>
    <w:rsid w:val="008901E7"/>
    <w:rsid w:val="008915BB"/>
    <w:rsid w:val="00891B84"/>
    <w:rsid w:val="00892060"/>
    <w:rsid w:val="008920B8"/>
    <w:rsid w:val="00892D34"/>
    <w:rsid w:val="008937CB"/>
    <w:rsid w:val="00893DBD"/>
    <w:rsid w:val="00894A0D"/>
    <w:rsid w:val="00895C1C"/>
    <w:rsid w:val="00895EA3"/>
    <w:rsid w:val="0089706C"/>
    <w:rsid w:val="00897098"/>
    <w:rsid w:val="00897572"/>
    <w:rsid w:val="008A025F"/>
    <w:rsid w:val="008A07A5"/>
    <w:rsid w:val="008A14F7"/>
    <w:rsid w:val="008A26B7"/>
    <w:rsid w:val="008A2ADC"/>
    <w:rsid w:val="008A3F85"/>
    <w:rsid w:val="008A4F6B"/>
    <w:rsid w:val="008A6043"/>
    <w:rsid w:val="008A606C"/>
    <w:rsid w:val="008A6569"/>
    <w:rsid w:val="008A6F5C"/>
    <w:rsid w:val="008A744B"/>
    <w:rsid w:val="008A7545"/>
    <w:rsid w:val="008A7978"/>
    <w:rsid w:val="008A7B1F"/>
    <w:rsid w:val="008A7F73"/>
    <w:rsid w:val="008B04D9"/>
    <w:rsid w:val="008B056A"/>
    <w:rsid w:val="008B0862"/>
    <w:rsid w:val="008B0E8C"/>
    <w:rsid w:val="008B15B1"/>
    <w:rsid w:val="008B1B7E"/>
    <w:rsid w:val="008B213A"/>
    <w:rsid w:val="008B2CCB"/>
    <w:rsid w:val="008B5B64"/>
    <w:rsid w:val="008B699C"/>
    <w:rsid w:val="008B75BD"/>
    <w:rsid w:val="008C42BE"/>
    <w:rsid w:val="008C4480"/>
    <w:rsid w:val="008C546F"/>
    <w:rsid w:val="008C772C"/>
    <w:rsid w:val="008D505B"/>
    <w:rsid w:val="008D50D4"/>
    <w:rsid w:val="008D549E"/>
    <w:rsid w:val="008D5630"/>
    <w:rsid w:val="008E4202"/>
    <w:rsid w:val="008E437B"/>
    <w:rsid w:val="008E4968"/>
    <w:rsid w:val="008E746B"/>
    <w:rsid w:val="008E7AEF"/>
    <w:rsid w:val="008F0119"/>
    <w:rsid w:val="008F0565"/>
    <w:rsid w:val="008F0921"/>
    <w:rsid w:val="008F1AD5"/>
    <w:rsid w:val="008F216C"/>
    <w:rsid w:val="008F2A0D"/>
    <w:rsid w:val="008F3B9C"/>
    <w:rsid w:val="008F4897"/>
    <w:rsid w:val="008F65D0"/>
    <w:rsid w:val="008F67A3"/>
    <w:rsid w:val="008F7EB0"/>
    <w:rsid w:val="00900F18"/>
    <w:rsid w:val="00901EA1"/>
    <w:rsid w:val="0090263E"/>
    <w:rsid w:val="009026C0"/>
    <w:rsid w:val="00902F30"/>
    <w:rsid w:val="009049F8"/>
    <w:rsid w:val="00905C31"/>
    <w:rsid w:val="009076C3"/>
    <w:rsid w:val="009116E8"/>
    <w:rsid w:val="00912865"/>
    <w:rsid w:val="00912F8A"/>
    <w:rsid w:val="00913F21"/>
    <w:rsid w:val="009162F1"/>
    <w:rsid w:val="0092036C"/>
    <w:rsid w:val="00920D55"/>
    <w:rsid w:val="00920E92"/>
    <w:rsid w:val="00921674"/>
    <w:rsid w:val="00921AC7"/>
    <w:rsid w:val="00923114"/>
    <w:rsid w:val="00923E51"/>
    <w:rsid w:val="00925476"/>
    <w:rsid w:val="00925A4F"/>
    <w:rsid w:val="00925C94"/>
    <w:rsid w:val="00932AB4"/>
    <w:rsid w:val="009331F0"/>
    <w:rsid w:val="00934496"/>
    <w:rsid w:val="009349A9"/>
    <w:rsid w:val="00934C2B"/>
    <w:rsid w:val="00934F0C"/>
    <w:rsid w:val="009350EF"/>
    <w:rsid w:val="00935B4A"/>
    <w:rsid w:val="009370C3"/>
    <w:rsid w:val="00937D13"/>
    <w:rsid w:val="00941742"/>
    <w:rsid w:val="00941EB8"/>
    <w:rsid w:val="00941F0A"/>
    <w:rsid w:val="009422D7"/>
    <w:rsid w:val="00944CB2"/>
    <w:rsid w:val="00945E1D"/>
    <w:rsid w:val="00947818"/>
    <w:rsid w:val="009507D5"/>
    <w:rsid w:val="00951DCC"/>
    <w:rsid w:val="00960698"/>
    <w:rsid w:val="009614C5"/>
    <w:rsid w:val="00961952"/>
    <w:rsid w:val="009632E6"/>
    <w:rsid w:val="00964347"/>
    <w:rsid w:val="00965EFE"/>
    <w:rsid w:val="009660B4"/>
    <w:rsid w:val="0096700D"/>
    <w:rsid w:val="00970A25"/>
    <w:rsid w:val="0097160B"/>
    <w:rsid w:val="00971ECC"/>
    <w:rsid w:val="00972A8A"/>
    <w:rsid w:val="00974008"/>
    <w:rsid w:val="0097449A"/>
    <w:rsid w:val="00974783"/>
    <w:rsid w:val="00975122"/>
    <w:rsid w:val="0097730B"/>
    <w:rsid w:val="00977F4E"/>
    <w:rsid w:val="009807C7"/>
    <w:rsid w:val="00981C01"/>
    <w:rsid w:val="00983280"/>
    <w:rsid w:val="009835BE"/>
    <w:rsid w:val="009849F0"/>
    <w:rsid w:val="009868E4"/>
    <w:rsid w:val="00987087"/>
    <w:rsid w:val="00987419"/>
    <w:rsid w:val="0099073B"/>
    <w:rsid w:val="009926A5"/>
    <w:rsid w:val="00992C60"/>
    <w:rsid w:val="0099436B"/>
    <w:rsid w:val="0099456D"/>
    <w:rsid w:val="00995596"/>
    <w:rsid w:val="00995F60"/>
    <w:rsid w:val="00997C95"/>
    <w:rsid w:val="009A2973"/>
    <w:rsid w:val="009A4EA2"/>
    <w:rsid w:val="009A5E98"/>
    <w:rsid w:val="009A6151"/>
    <w:rsid w:val="009A6B4C"/>
    <w:rsid w:val="009A7165"/>
    <w:rsid w:val="009B0AE0"/>
    <w:rsid w:val="009B219C"/>
    <w:rsid w:val="009B317D"/>
    <w:rsid w:val="009B41D4"/>
    <w:rsid w:val="009B4D60"/>
    <w:rsid w:val="009B6900"/>
    <w:rsid w:val="009C078A"/>
    <w:rsid w:val="009C092A"/>
    <w:rsid w:val="009C1873"/>
    <w:rsid w:val="009C1C9C"/>
    <w:rsid w:val="009C2BC1"/>
    <w:rsid w:val="009C4281"/>
    <w:rsid w:val="009C4F0C"/>
    <w:rsid w:val="009C59AD"/>
    <w:rsid w:val="009C609D"/>
    <w:rsid w:val="009C64F6"/>
    <w:rsid w:val="009C6BEA"/>
    <w:rsid w:val="009D2265"/>
    <w:rsid w:val="009D26E3"/>
    <w:rsid w:val="009D4E1A"/>
    <w:rsid w:val="009D5B85"/>
    <w:rsid w:val="009D5B90"/>
    <w:rsid w:val="009D7E57"/>
    <w:rsid w:val="009D7FFA"/>
    <w:rsid w:val="009E0209"/>
    <w:rsid w:val="009E0750"/>
    <w:rsid w:val="009E2FB1"/>
    <w:rsid w:val="009E571E"/>
    <w:rsid w:val="009E5909"/>
    <w:rsid w:val="009E674C"/>
    <w:rsid w:val="009E6A4E"/>
    <w:rsid w:val="009E738D"/>
    <w:rsid w:val="009F032B"/>
    <w:rsid w:val="009F08BD"/>
    <w:rsid w:val="009F1457"/>
    <w:rsid w:val="009F2183"/>
    <w:rsid w:val="009F2323"/>
    <w:rsid w:val="009F2628"/>
    <w:rsid w:val="009F2A2F"/>
    <w:rsid w:val="009F2D74"/>
    <w:rsid w:val="009F50E4"/>
    <w:rsid w:val="009F53C6"/>
    <w:rsid w:val="009F6C39"/>
    <w:rsid w:val="009F716A"/>
    <w:rsid w:val="009F7486"/>
    <w:rsid w:val="009F7A97"/>
    <w:rsid w:val="00A0086D"/>
    <w:rsid w:val="00A011BB"/>
    <w:rsid w:val="00A015B3"/>
    <w:rsid w:val="00A02372"/>
    <w:rsid w:val="00A027B6"/>
    <w:rsid w:val="00A02FF0"/>
    <w:rsid w:val="00A03055"/>
    <w:rsid w:val="00A0336D"/>
    <w:rsid w:val="00A04AE7"/>
    <w:rsid w:val="00A04B6B"/>
    <w:rsid w:val="00A10659"/>
    <w:rsid w:val="00A10B8B"/>
    <w:rsid w:val="00A116DE"/>
    <w:rsid w:val="00A12105"/>
    <w:rsid w:val="00A12C62"/>
    <w:rsid w:val="00A12DAD"/>
    <w:rsid w:val="00A14E21"/>
    <w:rsid w:val="00A156D7"/>
    <w:rsid w:val="00A1591E"/>
    <w:rsid w:val="00A16D11"/>
    <w:rsid w:val="00A20706"/>
    <w:rsid w:val="00A23F24"/>
    <w:rsid w:val="00A2510A"/>
    <w:rsid w:val="00A25D0E"/>
    <w:rsid w:val="00A30480"/>
    <w:rsid w:val="00A3075F"/>
    <w:rsid w:val="00A317F9"/>
    <w:rsid w:val="00A330AB"/>
    <w:rsid w:val="00A334A1"/>
    <w:rsid w:val="00A34095"/>
    <w:rsid w:val="00A34947"/>
    <w:rsid w:val="00A34BF7"/>
    <w:rsid w:val="00A34E29"/>
    <w:rsid w:val="00A404DE"/>
    <w:rsid w:val="00A4072B"/>
    <w:rsid w:val="00A41FF0"/>
    <w:rsid w:val="00A42008"/>
    <w:rsid w:val="00A429CF"/>
    <w:rsid w:val="00A42C64"/>
    <w:rsid w:val="00A43D94"/>
    <w:rsid w:val="00A443D1"/>
    <w:rsid w:val="00A44A81"/>
    <w:rsid w:val="00A44D83"/>
    <w:rsid w:val="00A50C3D"/>
    <w:rsid w:val="00A513B8"/>
    <w:rsid w:val="00A51DB9"/>
    <w:rsid w:val="00A532A2"/>
    <w:rsid w:val="00A54819"/>
    <w:rsid w:val="00A54883"/>
    <w:rsid w:val="00A548EB"/>
    <w:rsid w:val="00A562AA"/>
    <w:rsid w:val="00A5700C"/>
    <w:rsid w:val="00A57471"/>
    <w:rsid w:val="00A6141E"/>
    <w:rsid w:val="00A61A80"/>
    <w:rsid w:val="00A63204"/>
    <w:rsid w:val="00A63A5E"/>
    <w:rsid w:val="00A65A4B"/>
    <w:rsid w:val="00A664A9"/>
    <w:rsid w:val="00A67524"/>
    <w:rsid w:val="00A67F01"/>
    <w:rsid w:val="00A719C1"/>
    <w:rsid w:val="00A7289B"/>
    <w:rsid w:val="00A73BBE"/>
    <w:rsid w:val="00A772AB"/>
    <w:rsid w:val="00A77D4A"/>
    <w:rsid w:val="00A81B87"/>
    <w:rsid w:val="00A81D32"/>
    <w:rsid w:val="00A82CAE"/>
    <w:rsid w:val="00A84268"/>
    <w:rsid w:val="00A846A6"/>
    <w:rsid w:val="00A84C1E"/>
    <w:rsid w:val="00A85BF2"/>
    <w:rsid w:val="00A85DF1"/>
    <w:rsid w:val="00A86286"/>
    <w:rsid w:val="00A87DCD"/>
    <w:rsid w:val="00A900C1"/>
    <w:rsid w:val="00A9059D"/>
    <w:rsid w:val="00A90ACF"/>
    <w:rsid w:val="00A91A3E"/>
    <w:rsid w:val="00A93E0D"/>
    <w:rsid w:val="00AA18E6"/>
    <w:rsid w:val="00AA1DFE"/>
    <w:rsid w:val="00AA3CA6"/>
    <w:rsid w:val="00AA52DD"/>
    <w:rsid w:val="00AA7A71"/>
    <w:rsid w:val="00AB0CD2"/>
    <w:rsid w:val="00AB1E57"/>
    <w:rsid w:val="00AB365C"/>
    <w:rsid w:val="00AB3739"/>
    <w:rsid w:val="00AB6864"/>
    <w:rsid w:val="00AC1289"/>
    <w:rsid w:val="00AC228C"/>
    <w:rsid w:val="00AC2E7D"/>
    <w:rsid w:val="00AC409A"/>
    <w:rsid w:val="00AC4E7A"/>
    <w:rsid w:val="00AD2CA2"/>
    <w:rsid w:val="00AD51C7"/>
    <w:rsid w:val="00AD7034"/>
    <w:rsid w:val="00AE01C3"/>
    <w:rsid w:val="00AE1132"/>
    <w:rsid w:val="00AE17B9"/>
    <w:rsid w:val="00AE24BB"/>
    <w:rsid w:val="00AE3146"/>
    <w:rsid w:val="00AE465B"/>
    <w:rsid w:val="00AE7EEB"/>
    <w:rsid w:val="00AF0A4E"/>
    <w:rsid w:val="00AF0BDF"/>
    <w:rsid w:val="00AF1FC4"/>
    <w:rsid w:val="00AF2128"/>
    <w:rsid w:val="00AF3147"/>
    <w:rsid w:val="00AF353B"/>
    <w:rsid w:val="00AF555D"/>
    <w:rsid w:val="00AF608C"/>
    <w:rsid w:val="00AF751A"/>
    <w:rsid w:val="00B04A12"/>
    <w:rsid w:val="00B05B7D"/>
    <w:rsid w:val="00B142ED"/>
    <w:rsid w:val="00B14D36"/>
    <w:rsid w:val="00B1586E"/>
    <w:rsid w:val="00B16983"/>
    <w:rsid w:val="00B17D22"/>
    <w:rsid w:val="00B20E71"/>
    <w:rsid w:val="00B2136C"/>
    <w:rsid w:val="00B22D2E"/>
    <w:rsid w:val="00B2398A"/>
    <w:rsid w:val="00B24DEF"/>
    <w:rsid w:val="00B25249"/>
    <w:rsid w:val="00B25DE7"/>
    <w:rsid w:val="00B274EC"/>
    <w:rsid w:val="00B275A2"/>
    <w:rsid w:val="00B27847"/>
    <w:rsid w:val="00B279D8"/>
    <w:rsid w:val="00B3013E"/>
    <w:rsid w:val="00B305B4"/>
    <w:rsid w:val="00B339A5"/>
    <w:rsid w:val="00B341FF"/>
    <w:rsid w:val="00B34F93"/>
    <w:rsid w:val="00B35814"/>
    <w:rsid w:val="00B40C3F"/>
    <w:rsid w:val="00B423DC"/>
    <w:rsid w:val="00B43B76"/>
    <w:rsid w:val="00B45738"/>
    <w:rsid w:val="00B46D7E"/>
    <w:rsid w:val="00B51514"/>
    <w:rsid w:val="00B5180D"/>
    <w:rsid w:val="00B52267"/>
    <w:rsid w:val="00B52724"/>
    <w:rsid w:val="00B53B2B"/>
    <w:rsid w:val="00B54392"/>
    <w:rsid w:val="00B5448E"/>
    <w:rsid w:val="00B545C3"/>
    <w:rsid w:val="00B54DFB"/>
    <w:rsid w:val="00B54E9C"/>
    <w:rsid w:val="00B55297"/>
    <w:rsid w:val="00B57464"/>
    <w:rsid w:val="00B60942"/>
    <w:rsid w:val="00B62B69"/>
    <w:rsid w:val="00B63072"/>
    <w:rsid w:val="00B65362"/>
    <w:rsid w:val="00B656AF"/>
    <w:rsid w:val="00B65757"/>
    <w:rsid w:val="00B657BE"/>
    <w:rsid w:val="00B659D9"/>
    <w:rsid w:val="00B65DBD"/>
    <w:rsid w:val="00B66258"/>
    <w:rsid w:val="00B701D9"/>
    <w:rsid w:val="00B740F1"/>
    <w:rsid w:val="00B7458A"/>
    <w:rsid w:val="00B74C21"/>
    <w:rsid w:val="00B75179"/>
    <w:rsid w:val="00B758C3"/>
    <w:rsid w:val="00B75FB0"/>
    <w:rsid w:val="00B769CA"/>
    <w:rsid w:val="00B76A00"/>
    <w:rsid w:val="00B76E9A"/>
    <w:rsid w:val="00B77C3A"/>
    <w:rsid w:val="00B800CA"/>
    <w:rsid w:val="00B8063C"/>
    <w:rsid w:val="00B81286"/>
    <w:rsid w:val="00B82AEA"/>
    <w:rsid w:val="00B82E23"/>
    <w:rsid w:val="00B8462E"/>
    <w:rsid w:val="00B85029"/>
    <w:rsid w:val="00B85428"/>
    <w:rsid w:val="00B860FF"/>
    <w:rsid w:val="00B8645F"/>
    <w:rsid w:val="00B864CB"/>
    <w:rsid w:val="00B8672E"/>
    <w:rsid w:val="00B90928"/>
    <w:rsid w:val="00B91CBB"/>
    <w:rsid w:val="00B92406"/>
    <w:rsid w:val="00B92AB8"/>
    <w:rsid w:val="00B93170"/>
    <w:rsid w:val="00B94F5C"/>
    <w:rsid w:val="00B95F3C"/>
    <w:rsid w:val="00B96733"/>
    <w:rsid w:val="00B96941"/>
    <w:rsid w:val="00B9732E"/>
    <w:rsid w:val="00BA1408"/>
    <w:rsid w:val="00BA2B5F"/>
    <w:rsid w:val="00BA3728"/>
    <w:rsid w:val="00BA4C69"/>
    <w:rsid w:val="00BA4D42"/>
    <w:rsid w:val="00BA729C"/>
    <w:rsid w:val="00BB0566"/>
    <w:rsid w:val="00BB13EC"/>
    <w:rsid w:val="00BB2722"/>
    <w:rsid w:val="00BB3193"/>
    <w:rsid w:val="00BB3F93"/>
    <w:rsid w:val="00BB4C26"/>
    <w:rsid w:val="00BB4C9B"/>
    <w:rsid w:val="00BB66F1"/>
    <w:rsid w:val="00BB7C3F"/>
    <w:rsid w:val="00BB7E12"/>
    <w:rsid w:val="00BB7FB3"/>
    <w:rsid w:val="00BC146B"/>
    <w:rsid w:val="00BC181B"/>
    <w:rsid w:val="00BC1BE0"/>
    <w:rsid w:val="00BC2C02"/>
    <w:rsid w:val="00BC2C8B"/>
    <w:rsid w:val="00BC2EA9"/>
    <w:rsid w:val="00BC3302"/>
    <w:rsid w:val="00BC33C5"/>
    <w:rsid w:val="00BC35B2"/>
    <w:rsid w:val="00BC3E5F"/>
    <w:rsid w:val="00BC515C"/>
    <w:rsid w:val="00BC530C"/>
    <w:rsid w:val="00BC584A"/>
    <w:rsid w:val="00BC5A56"/>
    <w:rsid w:val="00BC5E79"/>
    <w:rsid w:val="00BC5FEB"/>
    <w:rsid w:val="00BC65A5"/>
    <w:rsid w:val="00BD0953"/>
    <w:rsid w:val="00BD2575"/>
    <w:rsid w:val="00BD3F6E"/>
    <w:rsid w:val="00BD6109"/>
    <w:rsid w:val="00BD6761"/>
    <w:rsid w:val="00BE33D6"/>
    <w:rsid w:val="00BE3E3E"/>
    <w:rsid w:val="00BE472A"/>
    <w:rsid w:val="00BF1764"/>
    <w:rsid w:val="00BF58DD"/>
    <w:rsid w:val="00BF5ABF"/>
    <w:rsid w:val="00BF720F"/>
    <w:rsid w:val="00BF73F0"/>
    <w:rsid w:val="00C0109F"/>
    <w:rsid w:val="00C01629"/>
    <w:rsid w:val="00C036B9"/>
    <w:rsid w:val="00C03A20"/>
    <w:rsid w:val="00C03A5D"/>
    <w:rsid w:val="00C04B18"/>
    <w:rsid w:val="00C074C9"/>
    <w:rsid w:val="00C1064D"/>
    <w:rsid w:val="00C113C3"/>
    <w:rsid w:val="00C11720"/>
    <w:rsid w:val="00C12C2F"/>
    <w:rsid w:val="00C130CA"/>
    <w:rsid w:val="00C137C9"/>
    <w:rsid w:val="00C13AA4"/>
    <w:rsid w:val="00C15441"/>
    <w:rsid w:val="00C1575D"/>
    <w:rsid w:val="00C16A9F"/>
    <w:rsid w:val="00C173EB"/>
    <w:rsid w:val="00C179FA"/>
    <w:rsid w:val="00C2166B"/>
    <w:rsid w:val="00C21F0F"/>
    <w:rsid w:val="00C23EDF"/>
    <w:rsid w:val="00C248A1"/>
    <w:rsid w:val="00C26B17"/>
    <w:rsid w:val="00C27005"/>
    <w:rsid w:val="00C32F4C"/>
    <w:rsid w:val="00C346DB"/>
    <w:rsid w:val="00C3750C"/>
    <w:rsid w:val="00C4024A"/>
    <w:rsid w:val="00C41E5E"/>
    <w:rsid w:val="00C428CC"/>
    <w:rsid w:val="00C4298F"/>
    <w:rsid w:val="00C44034"/>
    <w:rsid w:val="00C44B19"/>
    <w:rsid w:val="00C5134A"/>
    <w:rsid w:val="00C51ECC"/>
    <w:rsid w:val="00C5217C"/>
    <w:rsid w:val="00C52B21"/>
    <w:rsid w:val="00C52BAF"/>
    <w:rsid w:val="00C53F45"/>
    <w:rsid w:val="00C55C31"/>
    <w:rsid w:val="00C56B06"/>
    <w:rsid w:val="00C56EAB"/>
    <w:rsid w:val="00C61B46"/>
    <w:rsid w:val="00C63F1E"/>
    <w:rsid w:val="00C64802"/>
    <w:rsid w:val="00C6550D"/>
    <w:rsid w:val="00C6691F"/>
    <w:rsid w:val="00C675D4"/>
    <w:rsid w:val="00C7112E"/>
    <w:rsid w:val="00C7196D"/>
    <w:rsid w:val="00C72AF3"/>
    <w:rsid w:val="00C7316E"/>
    <w:rsid w:val="00C74143"/>
    <w:rsid w:val="00C741BD"/>
    <w:rsid w:val="00C7423F"/>
    <w:rsid w:val="00C75F89"/>
    <w:rsid w:val="00C77611"/>
    <w:rsid w:val="00C80573"/>
    <w:rsid w:val="00C80C2D"/>
    <w:rsid w:val="00C81802"/>
    <w:rsid w:val="00C820BD"/>
    <w:rsid w:val="00C8226A"/>
    <w:rsid w:val="00C82683"/>
    <w:rsid w:val="00C841F6"/>
    <w:rsid w:val="00C86361"/>
    <w:rsid w:val="00C912C6"/>
    <w:rsid w:val="00C91690"/>
    <w:rsid w:val="00C91B02"/>
    <w:rsid w:val="00C929FA"/>
    <w:rsid w:val="00C9363D"/>
    <w:rsid w:val="00C938FE"/>
    <w:rsid w:val="00C97F2B"/>
    <w:rsid w:val="00CA165D"/>
    <w:rsid w:val="00CA3F39"/>
    <w:rsid w:val="00CA4DF0"/>
    <w:rsid w:val="00CA62E0"/>
    <w:rsid w:val="00CA74A3"/>
    <w:rsid w:val="00CB44A4"/>
    <w:rsid w:val="00CB5CB8"/>
    <w:rsid w:val="00CB760E"/>
    <w:rsid w:val="00CC0613"/>
    <w:rsid w:val="00CC2F8C"/>
    <w:rsid w:val="00CC4009"/>
    <w:rsid w:val="00CC42A3"/>
    <w:rsid w:val="00CC440F"/>
    <w:rsid w:val="00CC4B07"/>
    <w:rsid w:val="00CC5D7E"/>
    <w:rsid w:val="00CD149C"/>
    <w:rsid w:val="00CD18C8"/>
    <w:rsid w:val="00CD64E9"/>
    <w:rsid w:val="00CD6839"/>
    <w:rsid w:val="00CD6CFA"/>
    <w:rsid w:val="00CD6EDA"/>
    <w:rsid w:val="00CD6EFA"/>
    <w:rsid w:val="00CE11A1"/>
    <w:rsid w:val="00CE1949"/>
    <w:rsid w:val="00CE2677"/>
    <w:rsid w:val="00CE267F"/>
    <w:rsid w:val="00CE3FBC"/>
    <w:rsid w:val="00CE4673"/>
    <w:rsid w:val="00CE4C1D"/>
    <w:rsid w:val="00CE5503"/>
    <w:rsid w:val="00CE6301"/>
    <w:rsid w:val="00CE689A"/>
    <w:rsid w:val="00CE743E"/>
    <w:rsid w:val="00CF01CC"/>
    <w:rsid w:val="00CF07D4"/>
    <w:rsid w:val="00CF15AD"/>
    <w:rsid w:val="00CF1873"/>
    <w:rsid w:val="00CF218A"/>
    <w:rsid w:val="00CF2BF0"/>
    <w:rsid w:val="00CF341B"/>
    <w:rsid w:val="00CF71A3"/>
    <w:rsid w:val="00CF79C1"/>
    <w:rsid w:val="00D016C6"/>
    <w:rsid w:val="00D021A6"/>
    <w:rsid w:val="00D030DE"/>
    <w:rsid w:val="00D03FF2"/>
    <w:rsid w:val="00D045A3"/>
    <w:rsid w:val="00D04AE6"/>
    <w:rsid w:val="00D04F7A"/>
    <w:rsid w:val="00D0699C"/>
    <w:rsid w:val="00D06EA1"/>
    <w:rsid w:val="00D07757"/>
    <w:rsid w:val="00D11AE4"/>
    <w:rsid w:val="00D15B94"/>
    <w:rsid w:val="00D1627F"/>
    <w:rsid w:val="00D16E51"/>
    <w:rsid w:val="00D17B16"/>
    <w:rsid w:val="00D20B5D"/>
    <w:rsid w:val="00D20CF4"/>
    <w:rsid w:val="00D2161F"/>
    <w:rsid w:val="00D2203C"/>
    <w:rsid w:val="00D22D3E"/>
    <w:rsid w:val="00D2580D"/>
    <w:rsid w:val="00D270CC"/>
    <w:rsid w:val="00D27997"/>
    <w:rsid w:val="00D31515"/>
    <w:rsid w:val="00D331AC"/>
    <w:rsid w:val="00D33B0F"/>
    <w:rsid w:val="00D35687"/>
    <w:rsid w:val="00D35AA8"/>
    <w:rsid w:val="00D361A3"/>
    <w:rsid w:val="00D36C81"/>
    <w:rsid w:val="00D37FF3"/>
    <w:rsid w:val="00D41D54"/>
    <w:rsid w:val="00D429A5"/>
    <w:rsid w:val="00D42D23"/>
    <w:rsid w:val="00D446EF"/>
    <w:rsid w:val="00D44DB9"/>
    <w:rsid w:val="00D460CF"/>
    <w:rsid w:val="00D469EC"/>
    <w:rsid w:val="00D46D38"/>
    <w:rsid w:val="00D47932"/>
    <w:rsid w:val="00D52AC2"/>
    <w:rsid w:val="00D53FBD"/>
    <w:rsid w:val="00D55728"/>
    <w:rsid w:val="00D55AAB"/>
    <w:rsid w:val="00D563D3"/>
    <w:rsid w:val="00D57A7C"/>
    <w:rsid w:val="00D60ABB"/>
    <w:rsid w:val="00D615D0"/>
    <w:rsid w:val="00D61651"/>
    <w:rsid w:val="00D62183"/>
    <w:rsid w:val="00D621D0"/>
    <w:rsid w:val="00D627B6"/>
    <w:rsid w:val="00D63A03"/>
    <w:rsid w:val="00D641DB"/>
    <w:rsid w:val="00D658BA"/>
    <w:rsid w:val="00D66AF1"/>
    <w:rsid w:val="00D66E80"/>
    <w:rsid w:val="00D7001B"/>
    <w:rsid w:val="00D71D51"/>
    <w:rsid w:val="00D735FF"/>
    <w:rsid w:val="00D73A34"/>
    <w:rsid w:val="00D74BD5"/>
    <w:rsid w:val="00D767F2"/>
    <w:rsid w:val="00D76E02"/>
    <w:rsid w:val="00D77757"/>
    <w:rsid w:val="00D77D79"/>
    <w:rsid w:val="00D80BCF"/>
    <w:rsid w:val="00D81214"/>
    <w:rsid w:val="00D8308D"/>
    <w:rsid w:val="00D85408"/>
    <w:rsid w:val="00D9397F"/>
    <w:rsid w:val="00D97FA0"/>
    <w:rsid w:val="00DA094A"/>
    <w:rsid w:val="00DA0CD0"/>
    <w:rsid w:val="00DA3C36"/>
    <w:rsid w:val="00DA4D06"/>
    <w:rsid w:val="00DA4F26"/>
    <w:rsid w:val="00DA533B"/>
    <w:rsid w:val="00DA5367"/>
    <w:rsid w:val="00DA5799"/>
    <w:rsid w:val="00DA5E16"/>
    <w:rsid w:val="00DA663D"/>
    <w:rsid w:val="00DA7721"/>
    <w:rsid w:val="00DB11F3"/>
    <w:rsid w:val="00DB5FF9"/>
    <w:rsid w:val="00DC026B"/>
    <w:rsid w:val="00DC1C69"/>
    <w:rsid w:val="00DC2545"/>
    <w:rsid w:val="00DC3B70"/>
    <w:rsid w:val="00DC3BD7"/>
    <w:rsid w:val="00DD07BF"/>
    <w:rsid w:val="00DD23E4"/>
    <w:rsid w:val="00DD404D"/>
    <w:rsid w:val="00DD4F7B"/>
    <w:rsid w:val="00DD5C72"/>
    <w:rsid w:val="00DD5F36"/>
    <w:rsid w:val="00DD6FB3"/>
    <w:rsid w:val="00DD7ABC"/>
    <w:rsid w:val="00DD7B29"/>
    <w:rsid w:val="00DD7FAA"/>
    <w:rsid w:val="00DE22DD"/>
    <w:rsid w:val="00DE3250"/>
    <w:rsid w:val="00DE37CE"/>
    <w:rsid w:val="00DE3E38"/>
    <w:rsid w:val="00DE40F9"/>
    <w:rsid w:val="00DE5239"/>
    <w:rsid w:val="00DE66CF"/>
    <w:rsid w:val="00DE7B7C"/>
    <w:rsid w:val="00DF03AC"/>
    <w:rsid w:val="00DF09E2"/>
    <w:rsid w:val="00DF11B0"/>
    <w:rsid w:val="00DF1F0F"/>
    <w:rsid w:val="00DF3695"/>
    <w:rsid w:val="00DF4AAB"/>
    <w:rsid w:val="00E01876"/>
    <w:rsid w:val="00E01982"/>
    <w:rsid w:val="00E01C08"/>
    <w:rsid w:val="00E0209F"/>
    <w:rsid w:val="00E0232D"/>
    <w:rsid w:val="00E02990"/>
    <w:rsid w:val="00E02DEF"/>
    <w:rsid w:val="00E0311B"/>
    <w:rsid w:val="00E04E4F"/>
    <w:rsid w:val="00E0579B"/>
    <w:rsid w:val="00E05A85"/>
    <w:rsid w:val="00E06AA7"/>
    <w:rsid w:val="00E10557"/>
    <w:rsid w:val="00E138BE"/>
    <w:rsid w:val="00E14C59"/>
    <w:rsid w:val="00E16E2E"/>
    <w:rsid w:val="00E2208E"/>
    <w:rsid w:val="00E22C74"/>
    <w:rsid w:val="00E246D8"/>
    <w:rsid w:val="00E264EC"/>
    <w:rsid w:val="00E26BF3"/>
    <w:rsid w:val="00E26F38"/>
    <w:rsid w:val="00E31BC3"/>
    <w:rsid w:val="00E31FBB"/>
    <w:rsid w:val="00E32DF2"/>
    <w:rsid w:val="00E33238"/>
    <w:rsid w:val="00E3386B"/>
    <w:rsid w:val="00E33DCB"/>
    <w:rsid w:val="00E35580"/>
    <w:rsid w:val="00E36158"/>
    <w:rsid w:val="00E36C49"/>
    <w:rsid w:val="00E3737A"/>
    <w:rsid w:val="00E404F8"/>
    <w:rsid w:val="00E41806"/>
    <w:rsid w:val="00E41E48"/>
    <w:rsid w:val="00E41E66"/>
    <w:rsid w:val="00E4454B"/>
    <w:rsid w:val="00E44AF4"/>
    <w:rsid w:val="00E45DB5"/>
    <w:rsid w:val="00E469D1"/>
    <w:rsid w:val="00E509D7"/>
    <w:rsid w:val="00E50E7A"/>
    <w:rsid w:val="00E524E9"/>
    <w:rsid w:val="00E52BEF"/>
    <w:rsid w:val="00E53906"/>
    <w:rsid w:val="00E54475"/>
    <w:rsid w:val="00E554AB"/>
    <w:rsid w:val="00E56CA2"/>
    <w:rsid w:val="00E61EA9"/>
    <w:rsid w:val="00E629D9"/>
    <w:rsid w:val="00E63492"/>
    <w:rsid w:val="00E6377D"/>
    <w:rsid w:val="00E64F46"/>
    <w:rsid w:val="00E65809"/>
    <w:rsid w:val="00E66EB5"/>
    <w:rsid w:val="00E67F39"/>
    <w:rsid w:val="00E703EF"/>
    <w:rsid w:val="00E70B46"/>
    <w:rsid w:val="00E70DBD"/>
    <w:rsid w:val="00E715B5"/>
    <w:rsid w:val="00E71E2A"/>
    <w:rsid w:val="00E72D65"/>
    <w:rsid w:val="00E745FC"/>
    <w:rsid w:val="00E7491D"/>
    <w:rsid w:val="00E774FC"/>
    <w:rsid w:val="00E80866"/>
    <w:rsid w:val="00E80E57"/>
    <w:rsid w:val="00E84FB7"/>
    <w:rsid w:val="00E87FB0"/>
    <w:rsid w:val="00E93E98"/>
    <w:rsid w:val="00E948A8"/>
    <w:rsid w:val="00E94C7C"/>
    <w:rsid w:val="00E96F3E"/>
    <w:rsid w:val="00EA01FB"/>
    <w:rsid w:val="00EA0816"/>
    <w:rsid w:val="00EA1673"/>
    <w:rsid w:val="00EA3E6D"/>
    <w:rsid w:val="00EA567B"/>
    <w:rsid w:val="00EA5E48"/>
    <w:rsid w:val="00EB2BAE"/>
    <w:rsid w:val="00EB2CD9"/>
    <w:rsid w:val="00EB3F6C"/>
    <w:rsid w:val="00EB4A1A"/>
    <w:rsid w:val="00EB4A54"/>
    <w:rsid w:val="00EB4D15"/>
    <w:rsid w:val="00EB5A49"/>
    <w:rsid w:val="00EB5BB9"/>
    <w:rsid w:val="00EB5D5D"/>
    <w:rsid w:val="00EB5DF8"/>
    <w:rsid w:val="00EB7774"/>
    <w:rsid w:val="00EB792A"/>
    <w:rsid w:val="00EB7B19"/>
    <w:rsid w:val="00EC19EB"/>
    <w:rsid w:val="00EC2961"/>
    <w:rsid w:val="00EC2AE8"/>
    <w:rsid w:val="00EC2B06"/>
    <w:rsid w:val="00EC2BCE"/>
    <w:rsid w:val="00EC3ECB"/>
    <w:rsid w:val="00EC4A6E"/>
    <w:rsid w:val="00EC50C4"/>
    <w:rsid w:val="00EC79E4"/>
    <w:rsid w:val="00ED05CE"/>
    <w:rsid w:val="00ED0D76"/>
    <w:rsid w:val="00ED1C05"/>
    <w:rsid w:val="00ED28C7"/>
    <w:rsid w:val="00ED2A91"/>
    <w:rsid w:val="00ED2A93"/>
    <w:rsid w:val="00ED3AC4"/>
    <w:rsid w:val="00ED5AA1"/>
    <w:rsid w:val="00ED7077"/>
    <w:rsid w:val="00ED7097"/>
    <w:rsid w:val="00ED7452"/>
    <w:rsid w:val="00ED7F89"/>
    <w:rsid w:val="00EE08C8"/>
    <w:rsid w:val="00EE14F3"/>
    <w:rsid w:val="00EE1897"/>
    <w:rsid w:val="00EE1BC0"/>
    <w:rsid w:val="00EE1CBC"/>
    <w:rsid w:val="00EE2E26"/>
    <w:rsid w:val="00EE2F9B"/>
    <w:rsid w:val="00EE3046"/>
    <w:rsid w:val="00EE4970"/>
    <w:rsid w:val="00EE5101"/>
    <w:rsid w:val="00EE6D5B"/>
    <w:rsid w:val="00EE72ED"/>
    <w:rsid w:val="00EF0B96"/>
    <w:rsid w:val="00EF156C"/>
    <w:rsid w:val="00EF292F"/>
    <w:rsid w:val="00EF481A"/>
    <w:rsid w:val="00F0073C"/>
    <w:rsid w:val="00F00D27"/>
    <w:rsid w:val="00F0111A"/>
    <w:rsid w:val="00F0153A"/>
    <w:rsid w:val="00F0227E"/>
    <w:rsid w:val="00F03904"/>
    <w:rsid w:val="00F0421F"/>
    <w:rsid w:val="00F050BB"/>
    <w:rsid w:val="00F0591C"/>
    <w:rsid w:val="00F06D03"/>
    <w:rsid w:val="00F07CAB"/>
    <w:rsid w:val="00F10C21"/>
    <w:rsid w:val="00F13803"/>
    <w:rsid w:val="00F141DA"/>
    <w:rsid w:val="00F150C4"/>
    <w:rsid w:val="00F15AC3"/>
    <w:rsid w:val="00F16247"/>
    <w:rsid w:val="00F162EA"/>
    <w:rsid w:val="00F23EC6"/>
    <w:rsid w:val="00F24F14"/>
    <w:rsid w:val="00F26594"/>
    <w:rsid w:val="00F31778"/>
    <w:rsid w:val="00F31CB9"/>
    <w:rsid w:val="00F32159"/>
    <w:rsid w:val="00F32E4C"/>
    <w:rsid w:val="00F36A11"/>
    <w:rsid w:val="00F37C17"/>
    <w:rsid w:val="00F40794"/>
    <w:rsid w:val="00F40BA5"/>
    <w:rsid w:val="00F41326"/>
    <w:rsid w:val="00F41F4E"/>
    <w:rsid w:val="00F42FD9"/>
    <w:rsid w:val="00F44301"/>
    <w:rsid w:val="00F44703"/>
    <w:rsid w:val="00F44990"/>
    <w:rsid w:val="00F45AA8"/>
    <w:rsid w:val="00F4634A"/>
    <w:rsid w:val="00F47633"/>
    <w:rsid w:val="00F52D7A"/>
    <w:rsid w:val="00F53CD3"/>
    <w:rsid w:val="00F550F5"/>
    <w:rsid w:val="00F555CE"/>
    <w:rsid w:val="00F55B75"/>
    <w:rsid w:val="00F57698"/>
    <w:rsid w:val="00F60287"/>
    <w:rsid w:val="00F60FCC"/>
    <w:rsid w:val="00F61354"/>
    <w:rsid w:val="00F6190D"/>
    <w:rsid w:val="00F62F53"/>
    <w:rsid w:val="00F63F95"/>
    <w:rsid w:val="00F64704"/>
    <w:rsid w:val="00F64E49"/>
    <w:rsid w:val="00F65680"/>
    <w:rsid w:val="00F66351"/>
    <w:rsid w:val="00F67769"/>
    <w:rsid w:val="00F71766"/>
    <w:rsid w:val="00F71F24"/>
    <w:rsid w:val="00F71FA7"/>
    <w:rsid w:val="00F74E2B"/>
    <w:rsid w:val="00F75EE7"/>
    <w:rsid w:val="00F761DC"/>
    <w:rsid w:val="00F76DF5"/>
    <w:rsid w:val="00F772FC"/>
    <w:rsid w:val="00F77FD7"/>
    <w:rsid w:val="00F803A7"/>
    <w:rsid w:val="00F80829"/>
    <w:rsid w:val="00F82BE4"/>
    <w:rsid w:val="00F875F0"/>
    <w:rsid w:val="00F87E0C"/>
    <w:rsid w:val="00F90414"/>
    <w:rsid w:val="00F90AEE"/>
    <w:rsid w:val="00F90D74"/>
    <w:rsid w:val="00F92189"/>
    <w:rsid w:val="00F921C3"/>
    <w:rsid w:val="00F92536"/>
    <w:rsid w:val="00F931A3"/>
    <w:rsid w:val="00F93911"/>
    <w:rsid w:val="00F93DD5"/>
    <w:rsid w:val="00F94C98"/>
    <w:rsid w:val="00F976B1"/>
    <w:rsid w:val="00F978A4"/>
    <w:rsid w:val="00FA2B5B"/>
    <w:rsid w:val="00FA2EC7"/>
    <w:rsid w:val="00FA3F23"/>
    <w:rsid w:val="00FA6624"/>
    <w:rsid w:val="00FB0187"/>
    <w:rsid w:val="00FB0BF7"/>
    <w:rsid w:val="00FB0F5C"/>
    <w:rsid w:val="00FB1240"/>
    <w:rsid w:val="00FB1524"/>
    <w:rsid w:val="00FB2323"/>
    <w:rsid w:val="00FB241F"/>
    <w:rsid w:val="00FB2B72"/>
    <w:rsid w:val="00FB2D4E"/>
    <w:rsid w:val="00FB2DD8"/>
    <w:rsid w:val="00FB33AC"/>
    <w:rsid w:val="00FB35E5"/>
    <w:rsid w:val="00FB379B"/>
    <w:rsid w:val="00FB3B49"/>
    <w:rsid w:val="00FB49F1"/>
    <w:rsid w:val="00FB4CED"/>
    <w:rsid w:val="00FB4FCA"/>
    <w:rsid w:val="00FB6EEE"/>
    <w:rsid w:val="00FC09B0"/>
    <w:rsid w:val="00FC0FAA"/>
    <w:rsid w:val="00FC1024"/>
    <w:rsid w:val="00FC10FD"/>
    <w:rsid w:val="00FC1469"/>
    <w:rsid w:val="00FC465A"/>
    <w:rsid w:val="00FC541B"/>
    <w:rsid w:val="00FC6516"/>
    <w:rsid w:val="00FC6F35"/>
    <w:rsid w:val="00FD028B"/>
    <w:rsid w:val="00FD0CCC"/>
    <w:rsid w:val="00FD2D3E"/>
    <w:rsid w:val="00FD2E29"/>
    <w:rsid w:val="00FD4DD5"/>
    <w:rsid w:val="00FD71F0"/>
    <w:rsid w:val="00FD7BBD"/>
    <w:rsid w:val="00FD7EF3"/>
    <w:rsid w:val="00FE2357"/>
    <w:rsid w:val="00FE3703"/>
    <w:rsid w:val="00FE4522"/>
    <w:rsid w:val="00FE49DD"/>
    <w:rsid w:val="00FE593E"/>
    <w:rsid w:val="00FE6388"/>
    <w:rsid w:val="00FE7537"/>
    <w:rsid w:val="00FF0297"/>
    <w:rsid w:val="00FF0D8C"/>
    <w:rsid w:val="00FF23B4"/>
    <w:rsid w:val="00FF4A1A"/>
    <w:rsid w:val="00FF564D"/>
    <w:rsid w:val="00FF5A19"/>
    <w:rsid w:val="00FF5E0D"/>
    <w:rsid w:val="00FF7CAF"/>
  </w:rsids>
  <m:mathPr>
    <m:mathFont m:val="Cambria Math"/>
    <m:brkBin m:val="before"/>
    <m:brkBinSub m:val="--"/>
    <m:smallFrac/>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9166"/>
  <w15:docId w15:val="{49707074-14B4-4045-A67B-09408C8AB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464"/>
    <w:rPr>
      <w:sz w:val="22"/>
      <w:szCs w:val="22"/>
      <w:lang w:val="es-CL" w:eastAsia="en-US"/>
    </w:rPr>
  </w:style>
  <w:style w:type="paragraph" w:styleId="Ttulo1">
    <w:name w:val="heading 1"/>
    <w:basedOn w:val="Normal"/>
    <w:next w:val="Normal"/>
    <w:link w:val="Ttulo1Car"/>
    <w:uiPriority w:val="9"/>
    <w:qFormat/>
    <w:rsid w:val="000C0E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B2524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ED0D76"/>
    <w:pPr>
      <w:keepNext/>
      <w:keepLines/>
      <w:spacing w:before="40"/>
      <w:outlineLvl w:val="3"/>
    </w:pPr>
    <w:rPr>
      <w:rFonts w:asciiTheme="majorHAnsi" w:eastAsiaTheme="majorEastAsia" w:hAnsiTheme="majorHAnsi" w:cstheme="majorBidi"/>
      <w:i/>
      <w:iCs/>
      <w:color w:val="2E74B5" w:themeColor="accent1" w:themeShade="BF"/>
    </w:rPr>
  </w:style>
  <w:style w:type="paragraph" w:styleId="Ttulo8">
    <w:name w:val="heading 8"/>
    <w:basedOn w:val="Normal"/>
    <w:next w:val="Normal"/>
    <w:link w:val="Ttulo8Car"/>
    <w:uiPriority w:val="9"/>
    <w:semiHidden/>
    <w:unhideWhenUsed/>
    <w:qFormat/>
    <w:rsid w:val="001D402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219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5219E"/>
  </w:style>
  <w:style w:type="paragraph" w:styleId="Piedepgina">
    <w:name w:val="footer"/>
    <w:basedOn w:val="Normal"/>
    <w:link w:val="PiedepginaCar"/>
    <w:uiPriority w:val="99"/>
    <w:unhideWhenUsed/>
    <w:rsid w:val="0075219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5219E"/>
  </w:style>
  <w:style w:type="paragraph" w:styleId="Textodeglobo">
    <w:name w:val="Balloon Text"/>
    <w:basedOn w:val="Normal"/>
    <w:link w:val="TextodegloboCar"/>
    <w:uiPriority w:val="99"/>
    <w:semiHidden/>
    <w:unhideWhenUsed/>
    <w:rsid w:val="0075219E"/>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75219E"/>
    <w:rPr>
      <w:rFonts w:ascii="Tahoma" w:hAnsi="Tahoma" w:cs="Tahoma"/>
      <w:sz w:val="16"/>
      <w:szCs w:val="16"/>
    </w:rPr>
  </w:style>
  <w:style w:type="character" w:styleId="Hipervnculo">
    <w:name w:val="Hyperlink"/>
    <w:uiPriority w:val="99"/>
    <w:unhideWhenUsed/>
    <w:rsid w:val="0075219E"/>
    <w:rPr>
      <w:color w:val="0000FF"/>
      <w:u w:val="single"/>
    </w:rPr>
  </w:style>
  <w:style w:type="character" w:styleId="Nmerodepgina">
    <w:name w:val="page number"/>
    <w:basedOn w:val="Fuentedeprrafopredeter"/>
    <w:rsid w:val="0075219E"/>
  </w:style>
  <w:style w:type="paragraph" w:styleId="Sinespaciado">
    <w:name w:val="No Spacing"/>
    <w:uiPriority w:val="1"/>
    <w:qFormat/>
    <w:rsid w:val="0075219E"/>
    <w:rPr>
      <w:sz w:val="22"/>
      <w:szCs w:val="22"/>
      <w:lang w:val="es-CL" w:eastAsia="en-US"/>
    </w:rPr>
  </w:style>
  <w:style w:type="character" w:customStyle="1" w:styleId="Mencinsinresolver1">
    <w:name w:val="Mención sin resolver1"/>
    <w:basedOn w:val="Fuentedeprrafopredeter"/>
    <w:uiPriority w:val="99"/>
    <w:semiHidden/>
    <w:unhideWhenUsed/>
    <w:rsid w:val="007E1D11"/>
    <w:rPr>
      <w:color w:val="605E5C"/>
      <w:shd w:val="clear" w:color="auto" w:fill="E1DFDD"/>
    </w:rPr>
  </w:style>
  <w:style w:type="paragraph" w:customStyle="1" w:styleId="Default">
    <w:name w:val="Default"/>
    <w:rsid w:val="00C91690"/>
    <w:rPr>
      <w:rFonts w:ascii="Helvetica Neue" w:eastAsia="Arial Unicode MS" w:hAnsi="Helvetica Neue" w:cs="Arial Unicode MS"/>
      <w:color w:val="000000"/>
      <w:sz w:val="22"/>
      <w:szCs w:val="22"/>
      <w:lang w:val="es-ES_tradnl" w:eastAsia="es-CL"/>
    </w:rPr>
  </w:style>
  <w:style w:type="paragraph" w:customStyle="1" w:styleId="Textoindependiente31">
    <w:name w:val="Texto independiente 31"/>
    <w:basedOn w:val="Normal"/>
    <w:rsid w:val="00BB4C26"/>
    <w:pPr>
      <w:tabs>
        <w:tab w:val="left" w:pos="-720"/>
        <w:tab w:val="left" w:pos="9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jc w:val="both"/>
    </w:pPr>
    <w:rPr>
      <w:rFonts w:ascii="Arial" w:eastAsia="Times New Roman" w:hAnsi="Arial" w:cs="Arial"/>
      <w:sz w:val="24"/>
      <w:szCs w:val="24"/>
      <w:lang w:val="es-ES" w:eastAsia="ar-SA"/>
    </w:rPr>
  </w:style>
  <w:style w:type="paragraph" w:customStyle="1" w:styleId="Standard">
    <w:name w:val="Standard"/>
    <w:rsid w:val="003D612A"/>
    <w:pPr>
      <w:suppressAutoHyphens/>
      <w:autoSpaceDN w:val="0"/>
      <w:spacing w:after="200" w:line="276" w:lineRule="auto"/>
      <w:textAlignment w:val="baseline"/>
    </w:pPr>
    <w:rPr>
      <w:kern w:val="3"/>
      <w:sz w:val="22"/>
      <w:szCs w:val="22"/>
      <w:lang w:val="es-CL" w:eastAsia="en-US"/>
    </w:rPr>
  </w:style>
  <w:style w:type="character" w:customStyle="1" w:styleId="Ttulo3Car">
    <w:name w:val="Título 3 Car"/>
    <w:basedOn w:val="Fuentedeprrafopredeter"/>
    <w:link w:val="Ttulo3"/>
    <w:uiPriority w:val="9"/>
    <w:semiHidden/>
    <w:rsid w:val="00B25249"/>
    <w:rPr>
      <w:rFonts w:asciiTheme="majorHAnsi" w:eastAsiaTheme="majorEastAsia" w:hAnsiTheme="majorHAnsi" w:cstheme="majorBidi"/>
      <w:color w:val="1F4D78" w:themeColor="accent1" w:themeShade="7F"/>
      <w:sz w:val="24"/>
      <w:szCs w:val="24"/>
      <w:lang w:val="es-CL" w:eastAsia="en-US"/>
    </w:rPr>
  </w:style>
  <w:style w:type="character" w:customStyle="1" w:styleId="Mencinsinresolver2">
    <w:name w:val="Mención sin resolver2"/>
    <w:basedOn w:val="Fuentedeprrafopredeter"/>
    <w:uiPriority w:val="99"/>
    <w:semiHidden/>
    <w:unhideWhenUsed/>
    <w:rsid w:val="00370F16"/>
    <w:rPr>
      <w:color w:val="605E5C"/>
      <w:shd w:val="clear" w:color="auto" w:fill="E1DFDD"/>
    </w:rPr>
  </w:style>
  <w:style w:type="table" w:styleId="Tablaconcuadrcula">
    <w:name w:val="Table Grid"/>
    <w:basedOn w:val="Tablanormal"/>
    <w:uiPriority w:val="39"/>
    <w:rsid w:val="003308A5"/>
    <w:pPr>
      <w:spacing w:line="240" w:lineRule="auto"/>
    </w:pPr>
    <w:rPr>
      <w:rFonts w:ascii="Arial" w:hAnsi="Arial"/>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8Car">
    <w:name w:val="Título 8 Car"/>
    <w:basedOn w:val="Fuentedeprrafopredeter"/>
    <w:link w:val="Ttulo8"/>
    <w:uiPriority w:val="9"/>
    <w:semiHidden/>
    <w:rsid w:val="001D402C"/>
    <w:rPr>
      <w:rFonts w:asciiTheme="majorHAnsi" w:eastAsiaTheme="majorEastAsia" w:hAnsiTheme="majorHAnsi" w:cstheme="majorBidi"/>
      <w:color w:val="272727" w:themeColor="text1" w:themeTint="D8"/>
      <w:sz w:val="21"/>
      <w:szCs w:val="21"/>
      <w:lang w:val="es-CL" w:eastAsia="en-US"/>
    </w:rPr>
  </w:style>
  <w:style w:type="paragraph" w:styleId="Textoindependiente">
    <w:name w:val="Body Text"/>
    <w:basedOn w:val="Normal"/>
    <w:link w:val="TextoindependienteCar"/>
    <w:uiPriority w:val="99"/>
    <w:semiHidden/>
    <w:unhideWhenUsed/>
    <w:rsid w:val="002958AD"/>
    <w:pPr>
      <w:spacing w:after="120"/>
    </w:pPr>
  </w:style>
  <w:style w:type="character" w:customStyle="1" w:styleId="TextoindependienteCar">
    <w:name w:val="Texto independiente Car"/>
    <w:basedOn w:val="Fuentedeprrafopredeter"/>
    <w:link w:val="Textoindependiente"/>
    <w:uiPriority w:val="99"/>
    <w:semiHidden/>
    <w:rsid w:val="002958AD"/>
    <w:rPr>
      <w:sz w:val="22"/>
      <w:szCs w:val="22"/>
      <w:lang w:val="es-CL" w:eastAsia="en-US"/>
    </w:rPr>
  </w:style>
  <w:style w:type="paragraph" w:styleId="NormalWeb">
    <w:name w:val="Normal (Web)"/>
    <w:basedOn w:val="Normal"/>
    <w:uiPriority w:val="99"/>
    <w:semiHidden/>
    <w:unhideWhenUsed/>
    <w:rsid w:val="00827463"/>
    <w:rPr>
      <w:rFonts w:ascii="Times New Roman" w:hAnsi="Times New Roman"/>
      <w:sz w:val="24"/>
      <w:szCs w:val="24"/>
    </w:rPr>
  </w:style>
  <w:style w:type="character" w:customStyle="1" w:styleId="Ttulo1Car">
    <w:name w:val="Título 1 Car"/>
    <w:basedOn w:val="Fuentedeprrafopredeter"/>
    <w:link w:val="Ttulo1"/>
    <w:uiPriority w:val="9"/>
    <w:rsid w:val="000C0EAF"/>
    <w:rPr>
      <w:rFonts w:asciiTheme="majorHAnsi" w:eastAsiaTheme="majorEastAsia" w:hAnsiTheme="majorHAnsi" w:cstheme="majorBidi"/>
      <w:color w:val="2E74B5" w:themeColor="accent1" w:themeShade="BF"/>
      <w:sz w:val="32"/>
      <w:szCs w:val="32"/>
      <w:lang w:val="es-CL" w:eastAsia="en-US"/>
    </w:rPr>
  </w:style>
  <w:style w:type="character" w:customStyle="1" w:styleId="Ttulo4Car">
    <w:name w:val="Título 4 Car"/>
    <w:basedOn w:val="Fuentedeprrafopredeter"/>
    <w:link w:val="Ttulo4"/>
    <w:uiPriority w:val="9"/>
    <w:semiHidden/>
    <w:rsid w:val="00ED0D76"/>
    <w:rPr>
      <w:rFonts w:asciiTheme="majorHAnsi" w:eastAsiaTheme="majorEastAsia" w:hAnsiTheme="majorHAnsi" w:cstheme="majorBidi"/>
      <w:i/>
      <w:iCs/>
      <w:color w:val="2E74B5" w:themeColor="accent1" w:themeShade="BF"/>
      <w:sz w:val="22"/>
      <w:szCs w:val="22"/>
      <w:lang w:val="es-CL" w:eastAsia="en-US"/>
    </w:rPr>
  </w:style>
  <w:style w:type="character" w:styleId="Refdecomentario">
    <w:name w:val="annotation reference"/>
    <w:basedOn w:val="Fuentedeprrafopredeter"/>
    <w:uiPriority w:val="99"/>
    <w:semiHidden/>
    <w:unhideWhenUsed/>
    <w:rsid w:val="001E612E"/>
    <w:rPr>
      <w:sz w:val="16"/>
      <w:szCs w:val="16"/>
    </w:rPr>
  </w:style>
  <w:style w:type="paragraph" w:styleId="Textocomentario">
    <w:name w:val="annotation text"/>
    <w:basedOn w:val="Normal"/>
    <w:link w:val="TextocomentarioCar"/>
    <w:uiPriority w:val="99"/>
    <w:unhideWhenUsed/>
    <w:rsid w:val="001E612E"/>
    <w:pPr>
      <w:spacing w:line="240" w:lineRule="auto"/>
    </w:pPr>
    <w:rPr>
      <w:sz w:val="20"/>
      <w:szCs w:val="20"/>
    </w:rPr>
  </w:style>
  <w:style w:type="character" w:customStyle="1" w:styleId="TextocomentarioCar">
    <w:name w:val="Texto comentario Car"/>
    <w:basedOn w:val="Fuentedeprrafopredeter"/>
    <w:link w:val="Textocomentario"/>
    <w:uiPriority w:val="99"/>
    <w:rsid w:val="001E612E"/>
    <w:rPr>
      <w:lang w:val="es-CL" w:eastAsia="en-US"/>
    </w:rPr>
  </w:style>
  <w:style w:type="paragraph" w:styleId="Asuntodelcomentario">
    <w:name w:val="annotation subject"/>
    <w:basedOn w:val="Textocomentario"/>
    <w:next w:val="Textocomentario"/>
    <w:link w:val="AsuntodelcomentarioCar"/>
    <w:uiPriority w:val="99"/>
    <w:semiHidden/>
    <w:unhideWhenUsed/>
    <w:rsid w:val="001E612E"/>
    <w:rPr>
      <w:b/>
      <w:bCs/>
    </w:rPr>
  </w:style>
  <w:style w:type="character" w:customStyle="1" w:styleId="AsuntodelcomentarioCar">
    <w:name w:val="Asunto del comentario Car"/>
    <w:basedOn w:val="TextocomentarioCar"/>
    <w:link w:val="Asuntodelcomentario"/>
    <w:uiPriority w:val="99"/>
    <w:semiHidden/>
    <w:rsid w:val="001E612E"/>
    <w:rPr>
      <w:b/>
      <w:bCs/>
      <w:lang w:val="es-CL" w:eastAsia="en-US"/>
    </w:rPr>
  </w:style>
  <w:style w:type="character" w:styleId="Mencinsinresolver">
    <w:name w:val="Unresolved Mention"/>
    <w:basedOn w:val="Fuentedeprrafopredeter"/>
    <w:uiPriority w:val="99"/>
    <w:semiHidden/>
    <w:unhideWhenUsed/>
    <w:rsid w:val="00ED3AC4"/>
    <w:rPr>
      <w:color w:val="605E5C"/>
      <w:shd w:val="clear" w:color="auto" w:fill="E1DFDD"/>
    </w:rPr>
  </w:style>
  <w:style w:type="paragraph" w:styleId="Revisin">
    <w:name w:val="Revision"/>
    <w:hidden/>
    <w:uiPriority w:val="99"/>
    <w:semiHidden/>
    <w:rsid w:val="009B6900"/>
    <w:pPr>
      <w:spacing w:line="240" w:lineRule="auto"/>
    </w:pPr>
    <w:rPr>
      <w:sz w:val="22"/>
      <w:szCs w:val="22"/>
      <w:lang w:val="es-C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0773">
      <w:bodyDiv w:val="1"/>
      <w:marLeft w:val="0"/>
      <w:marRight w:val="0"/>
      <w:marTop w:val="0"/>
      <w:marBottom w:val="0"/>
      <w:divBdr>
        <w:top w:val="none" w:sz="0" w:space="0" w:color="auto"/>
        <w:left w:val="none" w:sz="0" w:space="0" w:color="auto"/>
        <w:bottom w:val="none" w:sz="0" w:space="0" w:color="auto"/>
        <w:right w:val="none" w:sz="0" w:space="0" w:color="auto"/>
      </w:divBdr>
    </w:div>
    <w:div w:id="586500024">
      <w:bodyDiv w:val="1"/>
      <w:marLeft w:val="0"/>
      <w:marRight w:val="0"/>
      <w:marTop w:val="0"/>
      <w:marBottom w:val="0"/>
      <w:divBdr>
        <w:top w:val="none" w:sz="0" w:space="0" w:color="auto"/>
        <w:left w:val="none" w:sz="0" w:space="0" w:color="auto"/>
        <w:bottom w:val="none" w:sz="0" w:space="0" w:color="auto"/>
        <w:right w:val="none" w:sz="0" w:space="0" w:color="auto"/>
      </w:divBdr>
    </w:div>
    <w:div w:id="734011182">
      <w:bodyDiv w:val="1"/>
      <w:marLeft w:val="0"/>
      <w:marRight w:val="0"/>
      <w:marTop w:val="0"/>
      <w:marBottom w:val="0"/>
      <w:divBdr>
        <w:top w:val="none" w:sz="0" w:space="0" w:color="auto"/>
        <w:left w:val="none" w:sz="0" w:space="0" w:color="auto"/>
        <w:bottom w:val="none" w:sz="0" w:space="0" w:color="auto"/>
        <w:right w:val="none" w:sz="0" w:space="0" w:color="auto"/>
      </w:divBdr>
    </w:div>
    <w:div w:id="840462207">
      <w:bodyDiv w:val="1"/>
      <w:marLeft w:val="0"/>
      <w:marRight w:val="0"/>
      <w:marTop w:val="0"/>
      <w:marBottom w:val="0"/>
      <w:divBdr>
        <w:top w:val="none" w:sz="0" w:space="0" w:color="auto"/>
        <w:left w:val="none" w:sz="0" w:space="0" w:color="auto"/>
        <w:bottom w:val="none" w:sz="0" w:space="0" w:color="auto"/>
        <w:right w:val="none" w:sz="0" w:space="0" w:color="auto"/>
      </w:divBdr>
    </w:div>
    <w:div w:id="1004553331">
      <w:bodyDiv w:val="1"/>
      <w:marLeft w:val="0"/>
      <w:marRight w:val="0"/>
      <w:marTop w:val="0"/>
      <w:marBottom w:val="0"/>
      <w:divBdr>
        <w:top w:val="none" w:sz="0" w:space="0" w:color="auto"/>
        <w:left w:val="none" w:sz="0" w:space="0" w:color="auto"/>
        <w:bottom w:val="none" w:sz="0" w:space="0" w:color="auto"/>
        <w:right w:val="none" w:sz="0" w:space="0" w:color="auto"/>
      </w:divBdr>
    </w:div>
    <w:div w:id="1229222347">
      <w:bodyDiv w:val="1"/>
      <w:marLeft w:val="0"/>
      <w:marRight w:val="0"/>
      <w:marTop w:val="0"/>
      <w:marBottom w:val="0"/>
      <w:divBdr>
        <w:top w:val="none" w:sz="0" w:space="0" w:color="auto"/>
        <w:left w:val="none" w:sz="0" w:space="0" w:color="auto"/>
        <w:bottom w:val="none" w:sz="0" w:space="0" w:color="auto"/>
        <w:right w:val="none" w:sz="0" w:space="0" w:color="auto"/>
      </w:divBdr>
      <w:divsChild>
        <w:div w:id="1994095466">
          <w:marLeft w:val="0"/>
          <w:marRight w:val="0"/>
          <w:marTop w:val="0"/>
          <w:marBottom w:val="0"/>
          <w:divBdr>
            <w:top w:val="none" w:sz="0" w:space="0" w:color="auto"/>
            <w:left w:val="none" w:sz="0" w:space="0" w:color="auto"/>
            <w:bottom w:val="none" w:sz="0" w:space="0" w:color="auto"/>
            <w:right w:val="none" w:sz="0" w:space="0" w:color="auto"/>
          </w:divBdr>
          <w:divsChild>
            <w:div w:id="2058235804">
              <w:marLeft w:val="0"/>
              <w:marRight w:val="0"/>
              <w:marTop w:val="0"/>
              <w:marBottom w:val="0"/>
              <w:divBdr>
                <w:top w:val="none" w:sz="0" w:space="0" w:color="auto"/>
                <w:left w:val="none" w:sz="0" w:space="0" w:color="auto"/>
                <w:bottom w:val="none" w:sz="0" w:space="0" w:color="auto"/>
                <w:right w:val="none" w:sz="0" w:space="0" w:color="auto"/>
              </w:divBdr>
              <w:divsChild>
                <w:div w:id="580257669">
                  <w:marLeft w:val="0"/>
                  <w:marRight w:val="0"/>
                  <w:marTop w:val="120"/>
                  <w:marBottom w:val="0"/>
                  <w:divBdr>
                    <w:top w:val="none" w:sz="0" w:space="0" w:color="auto"/>
                    <w:left w:val="none" w:sz="0" w:space="0" w:color="auto"/>
                    <w:bottom w:val="none" w:sz="0" w:space="0" w:color="auto"/>
                    <w:right w:val="none" w:sz="0" w:space="0" w:color="auto"/>
                  </w:divBdr>
                  <w:divsChild>
                    <w:div w:id="896087184">
                      <w:marLeft w:val="0"/>
                      <w:marRight w:val="0"/>
                      <w:marTop w:val="0"/>
                      <w:marBottom w:val="0"/>
                      <w:divBdr>
                        <w:top w:val="none" w:sz="0" w:space="0" w:color="auto"/>
                        <w:left w:val="none" w:sz="0" w:space="0" w:color="auto"/>
                        <w:bottom w:val="none" w:sz="0" w:space="0" w:color="auto"/>
                        <w:right w:val="none" w:sz="0" w:space="0" w:color="auto"/>
                      </w:divBdr>
                      <w:divsChild>
                        <w:div w:id="892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48787">
      <w:bodyDiv w:val="1"/>
      <w:marLeft w:val="0"/>
      <w:marRight w:val="0"/>
      <w:marTop w:val="0"/>
      <w:marBottom w:val="0"/>
      <w:divBdr>
        <w:top w:val="none" w:sz="0" w:space="0" w:color="auto"/>
        <w:left w:val="none" w:sz="0" w:space="0" w:color="auto"/>
        <w:bottom w:val="none" w:sz="0" w:space="0" w:color="auto"/>
        <w:right w:val="none" w:sz="0" w:space="0" w:color="auto"/>
      </w:divBdr>
      <w:divsChild>
        <w:div w:id="371079741">
          <w:marLeft w:val="0"/>
          <w:marRight w:val="0"/>
          <w:marTop w:val="0"/>
          <w:marBottom w:val="0"/>
          <w:divBdr>
            <w:top w:val="none" w:sz="0" w:space="0" w:color="auto"/>
            <w:left w:val="none" w:sz="0" w:space="0" w:color="auto"/>
            <w:bottom w:val="none" w:sz="0" w:space="0" w:color="auto"/>
            <w:right w:val="none" w:sz="0" w:space="0" w:color="auto"/>
          </w:divBdr>
          <w:divsChild>
            <w:div w:id="1028339449">
              <w:marLeft w:val="0"/>
              <w:marRight w:val="0"/>
              <w:marTop w:val="0"/>
              <w:marBottom w:val="0"/>
              <w:divBdr>
                <w:top w:val="none" w:sz="0" w:space="0" w:color="auto"/>
                <w:left w:val="none" w:sz="0" w:space="0" w:color="auto"/>
                <w:bottom w:val="none" w:sz="0" w:space="0" w:color="auto"/>
                <w:right w:val="none" w:sz="0" w:space="0" w:color="auto"/>
              </w:divBdr>
              <w:divsChild>
                <w:div w:id="1275676628">
                  <w:marLeft w:val="0"/>
                  <w:marRight w:val="0"/>
                  <w:marTop w:val="120"/>
                  <w:marBottom w:val="0"/>
                  <w:divBdr>
                    <w:top w:val="none" w:sz="0" w:space="0" w:color="auto"/>
                    <w:left w:val="none" w:sz="0" w:space="0" w:color="auto"/>
                    <w:bottom w:val="none" w:sz="0" w:space="0" w:color="auto"/>
                    <w:right w:val="none" w:sz="0" w:space="0" w:color="auto"/>
                  </w:divBdr>
                  <w:divsChild>
                    <w:div w:id="1506625703">
                      <w:marLeft w:val="0"/>
                      <w:marRight w:val="0"/>
                      <w:marTop w:val="0"/>
                      <w:marBottom w:val="0"/>
                      <w:divBdr>
                        <w:top w:val="none" w:sz="0" w:space="0" w:color="auto"/>
                        <w:left w:val="none" w:sz="0" w:space="0" w:color="auto"/>
                        <w:bottom w:val="none" w:sz="0" w:space="0" w:color="auto"/>
                        <w:right w:val="none" w:sz="0" w:space="0" w:color="auto"/>
                      </w:divBdr>
                      <w:divsChild>
                        <w:div w:id="14825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947579">
      <w:bodyDiv w:val="1"/>
      <w:marLeft w:val="0"/>
      <w:marRight w:val="0"/>
      <w:marTop w:val="0"/>
      <w:marBottom w:val="0"/>
      <w:divBdr>
        <w:top w:val="none" w:sz="0" w:space="0" w:color="auto"/>
        <w:left w:val="none" w:sz="0" w:space="0" w:color="auto"/>
        <w:bottom w:val="none" w:sz="0" w:space="0" w:color="auto"/>
        <w:right w:val="none" w:sz="0" w:space="0" w:color="auto"/>
      </w:divBdr>
    </w:div>
    <w:div w:id="1426344290">
      <w:bodyDiv w:val="1"/>
      <w:marLeft w:val="0"/>
      <w:marRight w:val="0"/>
      <w:marTop w:val="0"/>
      <w:marBottom w:val="0"/>
      <w:divBdr>
        <w:top w:val="none" w:sz="0" w:space="0" w:color="auto"/>
        <w:left w:val="none" w:sz="0" w:space="0" w:color="auto"/>
        <w:bottom w:val="none" w:sz="0" w:space="0" w:color="auto"/>
        <w:right w:val="none" w:sz="0" w:space="0" w:color="auto"/>
      </w:divBdr>
    </w:div>
    <w:div w:id="1562710308">
      <w:bodyDiv w:val="1"/>
      <w:marLeft w:val="0"/>
      <w:marRight w:val="0"/>
      <w:marTop w:val="0"/>
      <w:marBottom w:val="0"/>
      <w:divBdr>
        <w:top w:val="none" w:sz="0" w:space="0" w:color="auto"/>
        <w:left w:val="none" w:sz="0" w:space="0" w:color="auto"/>
        <w:bottom w:val="none" w:sz="0" w:space="0" w:color="auto"/>
        <w:right w:val="none" w:sz="0" w:space="0" w:color="auto"/>
      </w:divBdr>
    </w:div>
    <w:div w:id="1730375357">
      <w:bodyDiv w:val="1"/>
      <w:marLeft w:val="0"/>
      <w:marRight w:val="0"/>
      <w:marTop w:val="0"/>
      <w:marBottom w:val="0"/>
      <w:divBdr>
        <w:top w:val="none" w:sz="0" w:space="0" w:color="auto"/>
        <w:left w:val="none" w:sz="0" w:space="0" w:color="auto"/>
        <w:bottom w:val="none" w:sz="0" w:space="0" w:color="auto"/>
        <w:right w:val="none" w:sz="0" w:space="0" w:color="auto"/>
      </w:divBdr>
    </w:div>
    <w:div w:id="1757048000">
      <w:bodyDiv w:val="1"/>
      <w:marLeft w:val="0"/>
      <w:marRight w:val="0"/>
      <w:marTop w:val="0"/>
      <w:marBottom w:val="0"/>
      <w:divBdr>
        <w:top w:val="none" w:sz="0" w:space="0" w:color="auto"/>
        <w:left w:val="none" w:sz="0" w:space="0" w:color="auto"/>
        <w:bottom w:val="none" w:sz="0" w:space="0" w:color="auto"/>
        <w:right w:val="none" w:sz="0" w:space="0" w:color="auto"/>
      </w:divBdr>
    </w:div>
    <w:div w:id="188517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4EF84D08C742A48B2990572F43E85C3" ma:contentTypeVersion="21" ma:contentTypeDescription="Crear nuevo documento." ma:contentTypeScope="" ma:versionID="e655fd00d97656d186b4fd574eeaeb27">
  <xsd:schema xmlns:xsd="http://www.w3.org/2001/XMLSchema" xmlns:xs="http://www.w3.org/2001/XMLSchema" xmlns:p="http://schemas.microsoft.com/office/2006/metadata/properties" xmlns:ns2="7b12967d-56c1-4056-8ce3-0e997bee05ad" xmlns:ns3="89e59be0-dd46-4dfd-be0e-f961e2955e80" targetNamespace="http://schemas.microsoft.com/office/2006/metadata/properties" ma:root="true" ma:fieldsID="a9f9b9745a19b2f95eccb7e9855172d0" ns2:_="" ns3:_="">
    <xsd:import namespace="7b12967d-56c1-4056-8ce3-0e997bee05ad"/>
    <xsd:import namespace="89e59be0-dd46-4dfd-be0e-f961e2955e8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2967d-56c1-4056-8ce3-0e997bee0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4cb72cb1-565a-4c91-ae59-dc62b7ad811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e59be0-dd46-4dfd-be0e-f961e2955e8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46c72789-7b2b-4c70-82bb-2dcf91661b3f}" ma:internalName="TaxCatchAll" ma:showField="CatchAllData" ma:web="89e59be0-dd46-4dfd-be0e-f961e2955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9e59be0-dd46-4dfd-be0e-f961e2955e80" xsi:nil="true"/>
    <lcf76f155ced4ddcb4097134ff3c332f xmlns="7b12967d-56c1-4056-8ce3-0e997bee05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DE272C-B652-41A7-8DFD-EA29C90354A4}">
  <ds:schemaRefs>
    <ds:schemaRef ds:uri="http://schemas.openxmlformats.org/officeDocument/2006/bibliography"/>
  </ds:schemaRefs>
</ds:datastoreItem>
</file>

<file path=customXml/itemProps2.xml><?xml version="1.0" encoding="utf-8"?>
<ds:datastoreItem xmlns:ds="http://schemas.openxmlformats.org/officeDocument/2006/customXml" ds:itemID="{4095ED7A-FD95-4078-98A0-75342F2F30C7}"/>
</file>

<file path=customXml/itemProps3.xml><?xml version="1.0" encoding="utf-8"?>
<ds:datastoreItem xmlns:ds="http://schemas.openxmlformats.org/officeDocument/2006/customXml" ds:itemID="{AF95619B-FAD7-44FA-9727-A4D9DF390DFB}"/>
</file>

<file path=customXml/itemProps4.xml><?xml version="1.0" encoding="utf-8"?>
<ds:datastoreItem xmlns:ds="http://schemas.openxmlformats.org/officeDocument/2006/customXml" ds:itemID="{D647F6D4-97D3-4574-B5BB-C1728D0B9670}"/>
</file>

<file path=docProps/app.xml><?xml version="1.0" encoding="utf-8"?>
<Properties xmlns="http://schemas.openxmlformats.org/officeDocument/2006/extended-properties" xmlns:vt="http://schemas.openxmlformats.org/officeDocument/2006/docPropsVTypes">
  <Template>Normal</Template>
  <TotalTime>2</TotalTime>
  <Pages>68</Pages>
  <Words>17590</Words>
  <Characters>96749</Characters>
  <Application>Microsoft Office Word</Application>
  <DocSecurity>4</DocSecurity>
  <Lines>806</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NSS011</dc:creator>
  <cp:lastModifiedBy>Yasna Estrada</cp:lastModifiedBy>
  <cp:revision>2</cp:revision>
  <cp:lastPrinted>2026-07-29T18:25:00Z</cp:lastPrinted>
  <dcterms:created xsi:type="dcterms:W3CDTF">2026-08-10T20:36:00Z</dcterms:created>
  <dcterms:modified xsi:type="dcterms:W3CDTF">2026-08-10T20:36:00Z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0x010100D4EF84D08C742A48B2990572F43E85C3</vt:lpwstr>
  </property>
</Properties>
</file>